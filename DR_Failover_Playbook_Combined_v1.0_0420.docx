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279F841" w14:textId="77777777">
        <w:tc>
          <w:tcPr>
            <w:tcW w:w="9360" w:type="dxa"/>
            <w:tcBorders>
              <w:top w:val="single" w:sz="4" w:space="0" w:color="1B2A4A"/>
              <w:left w:val="single" w:sz="4" w:space="0" w:color="1B2A4A"/>
              <w:bottom w:val="single" w:sz="4" w:space="0" w:color="1B2A4A"/>
              <w:right w:val="single" w:sz="4" w:space="0" w:color="1B2A4A"/>
            </w:tcBorders>
            <w:shd w:val="clear" w:color="auto" w:fill="1B2A4A"/>
            <w:tcMar>
              <w:top w:w="280" w:type="dxa"/>
              <w:left w:w="360" w:type="dxa"/>
              <w:bottom w:w="280" w:type="dxa"/>
              <w:right w:w="360" w:type="dxa"/>
            </w:tcMar>
          </w:tcPr>
          <w:p w14:paraId="25DB9BCB" w14:textId="77777777" w:rsidR="008B50A8" w:rsidRDefault="00473DF8">
            <w:pPr>
              <w:spacing w:after="60"/>
              <w:jc w:val="center"/>
            </w:pPr>
            <w:r>
              <w:rPr>
                <w:b/>
                <w:bCs/>
                <w:color w:val="FFFFFF"/>
                <w:sz w:val="30"/>
                <w:szCs w:val="30"/>
              </w:rPr>
              <w:t>ENTERPRISE DISASTER RECOVERY FAILOVER PLAYBOOK</w:t>
            </w:r>
          </w:p>
          <w:p w14:paraId="74F47D5B" w14:textId="77777777" w:rsidR="008B50A8" w:rsidRDefault="00473DF8">
            <w:pPr>
              <w:jc w:val="center"/>
            </w:pPr>
            <w:r>
              <w:rPr>
                <w:color w:val="AACFFF"/>
                <w:sz w:val="20"/>
                <w:szCs w:val="20"/>
              </w:rPr>
              <w:t>TABLE OF CONTENTS  |  Version 1.0  |  CONFIDENTIAL</w:t>
            </w:r>
          </w:p>
        </w:tc>
      </w:tr>
    </w:tbl>
    <w:p w14:paraId="7C35BA8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50A8" w14:paraId="5BC98EF1" w14:textId="77777777">
        <w:tc>
          <w:tcPr>
            <w:tcW w:w="3120" w:type="dxa"/>
            <w:tcBorders>
              <w:top w:val="single" w:sz="4" w:space="0" w:color="2E5FAC"/>
              <w:left w:val="single" w:sz="4" w:space="0" w:color="2E5FAC"/>
              <w:bottom w:val="single" w:sz="4" w:space="0" w:color="2E5FAC"/>
              <w:right w:val="single" w:sz="4" w:space="0" w:color="2E5FAC"/>
            </w:tcBorders>
            <w:shd w:val="clear" w:color="auto" w:fill="D6E4F7"/>
            <w:tcMar>
              <w:top w:w="80" w:type="dxa"/>
              <w:left w:w="160" w:type="dxa"/>
              <w:bottom w:w="80" w:type="dxa"/>
              <w:right w:w="160" w:type="dxa"/>
            </w:tcMar>
          </w:tcPr>
          <w:p w14:paraId="344233AC" w14:textId="77777777" w:rsidR="008B50A8" w:rsidRDefault="00473DF8">
            <w:r>
              <w:rPr>
                <w:color w:val="2E5FAC"/>
              </w:rPr>
              <w:t xml:space="preserve">█ </w:t>
            </w:r>
            <w:r>
              <w:rPr>
                <w:b/>
                <w:bCs/>
                <w:color w:val="1B2A4A"/>
                <w:sz w:val="17"/>
                <w:szCs w:val="17"/>
              </w:rPr>
              <w:t>Section Heading</w:t>
            </w:r>
          </w:p>
        </w:tc>
        <w:tc>
          <w:tcPr>
            <w:tcW w:w="3120" w:type="dxa"/>
            <w:tcBorders>
              <w:top w:val="single" w:sz="4" w:space="0" w:color="D9D9D9"/>
              <w:left w:val="single" w:sz="4" w:space="0" w:color="D9D9D9"/>
              <w:bottom w:val="single" w:sz="4" w:space="0" w:color="D9D9D9"/>
              <w:right w:val="single" w:sz="4" w:space="0" w:color="D9D9D9"/>
            </w:tcBorders>
            <w:tcMar>
              <w:top w:w="80" w:type="dxa"/>
              <w:left w:w="160" w:type="dxa"/>
              <w:bottom w:w="80" w:type="dxa"/>
              <w:right w:w="160" w:type="dxa"/>
            </w:tcMar>
          </w:tcPr>
          <w:p w14:paraId="6AC52AEB" w14:textId="77777777" w:rsidR="008B50A8" w:rsidRDefault="00473DF8">
            <w:r>
              <w:rPr>
                <w:color w:val="0E6B6B"/>
              </w:rPr>
              <w:t xml:space="preserve">• </w:t>
            </w:r>
            <w:r>
              <w:rPr>
                <w:color w:val="2A2A2A"/>
                <w:sz w:val="17"/>
                <w:szCs w:val="17"/>
              </w:rPr>
              <w:t>Sub-Section (Level 1)</w:t>
            </w:r>
          </w:p>
        </w:tc>
        <w:tc>
          <w:tcPr>
            <w:tcW w:w="3120" w:type="dxa"/>
            <w:tcBorders>
              <w:top w:val="single" w:sz="4" w:space="0" w:color="D9D9D9"/>
              <w:left w:val="single" w:sz="4" w:space="0" w:color="D9D9D9"/>
              <w:bottom w:val="single" w:sz="4" w:space="0" w:color="D9D9D9"/>
              <w:right w:val="single" w:sz="4" w:space="0" w:color="D9D9D9"/>
            </w:tcBorders>
            <w:tcMar>
              <w:top w:w="80" w:type="dxa"/>
              <w:left w:w="160" w:type="dxa"/>
              <w:bottom w:w="80" w:type="dxa"/>
              <w:right w:w="160" w:type="dxa"/>
            </w:tcMar>
          </w:tcPr>
          <w:p w14:paraId="290C669E" w14:textId="77777777" w:rsidR="008B50A8" w:rsidRDefault="00473DF8">
            <w:r>
              <w:rPr>
                <w:color w:val="595959"/>
              </w:rPr>
              <w:t xml:space="preserve">◦ </w:t>
            </w:r>
            <w:r>
              <w:rPr>
                <w:color w:val="595959"/>
                <w:sz w:val="17"/>
                <w:szCs w:val="17"/>
              </w:rPr>
              <w:t>Sub-Section (Level 2)</w:t>
            </w:r>
          </w:p>
        </w:tc>
      </w:tr>
    </w:tbl>
    <w:p w14:paraId="5E7DA1B2"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7981"/>
      </w:tblGrid>
      <w:tr w:rsidR="008B50A8" w14:paraId="7C4C0580"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4B103F5" w14:textId="77777777" w:rsidR="008B50A8" w:rsidRDefault="00473DF8">
            <w:r>
              <w:rPr>
                <w:b/>
                <w:bCs/>
                <w:color w:val="2E5FAC"/>
                <w:sz w:val="22"/>
                <w:szCs w:val="22"/>
              </w:rPr>
              <w:t>Section 1</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5F17CC2" w14:textId="77777777" w:rsidR="008B50A8" w:rsidRDefault="00473DF8">
            <w:pPr>
              <w:tabs>
                <w:tab w:val="right" w:leader="dot" w:pos="6840"/>
              </w:tabs>
            </w:pPr>
            <w:r>
              <w:rPr>
                <w:b/>
                <w:bCs/>
                <w:color w:val="1B2A4A"/>
                <w:sz w:val="22"/>
                <w:szCs w:val="22"/>
              </w:rPr>
              <w:t>Executive Summary</w:t>
            </w:r>
            <w:r>
              <w:rPr>
                <w:color w:val="1B2A4A"/>
                <w:sz w:val="22"/>
                <w:szCs w:val="22"/>
              </w:rPr>
              <w:tab/>
              <w:t>4</w:t>
            </w:r>
          </w:p>
        </w:tc>
      </w:tr>
      <w:tr w:rsidR="008B50A8" w14:paraId="58E8409C"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B7BF657" w14:textId="77777777" w:rsidR="008B50A8" w:rsidRDefault="00473DF8">
            <w:r>
              <w:rPr>
                <w:color w:val="0E6B6B"/>
                <w:sz w:val="19"/>
                <w:szCs w:val="19"/>
              </w:rPr>
              <w:t>1.1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DA61E61" w14:textId="77777777" w:rsidR="008B50A8" w:rsidRDefault="00473DF8">
            <w:pPr>
              <w:tabs>
                <w:tab w:val="right" w:leader="dot" w:pos="6480"/>
              </w:tabs>
            </w:pPr>
            <w:r>
              <w:rPr>
                <w:color w:val="2A2A2A"/>
                <w:sz w:val="19"/>
                <w:szCs w:val="19"/>
              </w:rPr>
              <w:t>Objective of the Playbook</w:t>
            </w:r>
            <w:r>
              <w:rPr>
                <w:color w:val="595959"/>
                <w:sz w:val="19"/>
                <w:szCs w:val="19"/>
              </w:rPr>
              <w:tab/>
              <w:t>4</w:t>
            </w:r>
          </w:p>
        </w:tc>
      </w:tr>
      <w:tr w:rsidR="008B50A8" w14:paraId="429AE21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6103848D" w14:textId="77777777" w:rsidR="008B50A8" w:rsidRDefault="00473DF8">
            <w:r>
              <w:rPr>
                <w:color w:val="0E6B6B"/>
                <w:sz w:val="19"/>
                <w:szCs w:val="19"/>
              </w:rPr>
              <w:t>1.2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F00F3EE" w14:textId="77777777" w:rsidR="008B50A8" w:rsidRDefault="00473DF8">
            <w:pPr>
              <w:tabs>
                <w:tab w:val="right" w:leader="dot" w:pos="6480"/>
              </w:tabs>
            </w:pPr>
            <w:r>
              <w:rPr>
                <w:color w:val="2A2A2A"/>
                <w:sz w:val="19"/>
                <w:szCs w:val="19"/>
              </w:rPr>
              <w:t>Scope — Systems &amp; Technology Layers Covered</w:t>
            </w:r>
            <w:r>
              <w:rPr>
                <w:color w:val="595959"/>
                <w:sz w:val="19"/>
                <w:szCs w:val="19"/>
              </w:rPr>
              <w:tab/>
              <w:t>4</w:t>
            </w:r>
          </w:p>
        </w:tc>
      </w:tr>
      <w:tr w:rsidR="008B50A8" w14:paraId="291D99BF"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ADFF354" w14:textId="77777777" w:rsidR="008B50A8" w:rsidRDefault="00473DF8">
            <w:r>
              <w:rPr>
                <w:color w:val="0E6B6B"/>
                <w:sz w:val="19"/>
                <w:szCs w:val="19"/>
              </w:rPr>
              <w:t>1.3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C86C419" w14:textId="77777777" w:rsidR="008B50A8" w:rsidRDefault="00473DF8">
            <w:pPr>
              <w:tabs>
                <w:tab w:val="right" w:leader="dot" w:pos="6480"/>
              </w:tabs>
            </w:pPr>
            <w:r>
              <w:rPr>
                <w:color w:val="2A2A2A"/>
                <w:sz w:val="19"/>
                <w:szCs w:val="19"/>
              </w:rPr>
              <w:t>DR Trigger Scenarios</w:t>
            </w:r>
            <w:r>
              <w:rPr>
                <w:color w:val="595959"/>
                <w:sz w:val="19"/>
                <w:szCs w:val="19"/>
              </w:rPr>
              <w:tab/>
              <w:t>4</w:t>
            </w:r>
          </w:p>
        </w:tc>
      </w:tr>
      <w:tr w:rsidR="008B50A8" w14:paraId="15C4A1DF"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FA003BC" w14:textId="77777777" w:rsidR="008B50A8" w:rsidRDefault="00473DF8">
            <w:r>
              <w:rPr>
                <w:b/>
                <w:bCs/>
                <w:color w:val="2E5FAC"/>
                <w:sz w:val="22"/>
                <w:szCs w:val="22"/>
              </w:rPr>
              <w:t>Section 2</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8BC2AD8" w14:textId="77777777" w:rsidR="008B50A8" w:rsidRDefault="00473DF8">
            <w:pPr>
              <w:tabs>
                <w:tab w:val="right" w:leader="dot" w:pos="6840"/>
              </w:tabs>
            </w:pPr>
            <w:r>
              <w:rPr>
                <w:b/>
                <w:bCs/>
                <w:color w:val="1B2A4A"/>
                <w:sz w:val="22"/>
                <w:szCs w:val="22"/>
              </w:rPr>
              <w:t>DR Activation Criteria</w:t>
            </w:r>
            <w:r>
              <w:rPr>
                <w:color w:val="1B2A4A"/>
                <w:sz w:val="22"/>
                <w:szCs w:val="22"/>
              </w:rPr>
              <w:tab/>
              <w:t>5</w:t>
            </w:r>
          </w:p>
        </w:tc>
      </w:tr>
      <w:tr w:rsidR="008B50A8" w14:paraId="1313C235"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382B617" w14:textId="77777777" w:rsidR="008B50A8" w:rsidRDefault="00473DF8">
            <w:r>
              <w:rPr>
                <w:color w:val="0E6B6B"/>
                <w:sz w:val="19"/>
                <w:szCs w:val="19"/>
              </w:rPr>
              <w:t>2.1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8904E2C" w14:textId="77777777" w:rsidR="008B50A8" w:rsidRDefault="00473DF8">
            <w:pPr>
              <w:tabs>
                <w:tab w:val="right" w:leader="dot" w:pos="6480"/>
              </w:tabs>
            </w:pPr>
            <w:r>
              <w:rPr>
                <w:color w:val="2A2A2A"/>
                <w:sz w:val="19"/>
                <w:szCs w:val="19"/>
              </w:rPr>
              <w:t>Activation Thresholds</w:t>
            </w:r>
            <w:r>
              <w:rPr>
                <w:color w:val="595959"/>
                <w:sz w:val="19"/>
                <w:szCs w:val="19"/>
              </w:rPr>
              <w:tab/>
              <w:t>5</w:t>
            </w:r>
          </w:p>
        </w:tc>
      </w:tr>
      <w:tr w:rsidR="008B50A8" w14:paraId="493A7BAA"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80E2505" w14:textId="77777777" w:rsidR="008B50A8" w:rsidRDefault="00473DF8">
            <w:r>
              <w:rPr>
                <w:color w:val="0E6B6B"/>
                <w:sz w:val="19"/>
                <w:szCs w:val="19"/>
              </w:rPr>
              <w:t>2.2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1AF32BE" w14:textId="77777777" w:rsidR="008B50A8" w:rsidRDefault="00473DF8">
            <w:pPr>
              <w:tabs>
                <w:tab w:val="right" w:leader="dot" w:pos="6480"/>
              </w:tabs>
            </w:pPr>
            <w:r>
              <w:rPr>
                <w:color w:val="2A2A2A"/>
                <w:sz w:val="19"/>
                <w:szCs w:val="19"/>
              </w:rPr>
              <w:t>Escalation Matrix</w:t>
            </w:r>
            <w:r>
              <w:rPr>
                <w:color w:val="595959"/>
                <w:sz w:val="19"/>
                <w:szCs w:val="19"/>
              </w:rPr>
              <w:tab/>
              <w:t>5</w:t>
            </w:r>
          </w:p>
        </w:tc>
      </w:tr>
      <w:tr w:rsidR="008B50A8" w14:paraId="074050A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63A6FE06" w14:textId="77777777" w:rsidR="008B50A8" w:rsidRDefault="00473DF8">
            <w:r>
              <w:rPr>
                <w:b/>
                <w:bCs/>
                <w:color w:val="2E5FAC"/>
                <w:sz w:val="22"/>
                <w:szCs w:val="22"/>
              </w:rPr>
              <w:t>Section 3</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86C2125" w14:textId="77777777" w:rsidR="008B50A8" w:rsidRDefault="00473DF8">
            <w:pPr>
              <w:tabs>
                <w:tab w:val="right" w:leader="dot" w:pos="6840"/>
              </w:tabs>
            </w:pPr>
            <w:r>
              <w:rPr>
                <w:b/>
                <w:bCs/>
                <w:color w:val="1B2A4A"/>
                <w:sz w:val="22"/>
                <w:szCs w:val="22"/>
              </w:rPr>
              <w:t>Governance &amp; Command Structure</w:t>
            </w:r>
            <w:r>
              <w:rPr>
                <w:color w:val="1B2A4A"/>
                <w:sz w:val="22"/>
                <w:szCs w:val="22"/>
              </w:rPr>
              <w:tab/>
              <w:t>6</w:t>
            </w:r>
          </w:p>
        </w:tc>
      </w:tr>
      <w:tr w:rsidR="008B50A8" w14:paraId="2181C75C"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963B438" w14:textId="77777777" w:rsidR="008B50A8" w:rsidRDefault="00473DF8">
            <w:r>
              <w:rPr>
                <w:color w:val="0E6B6B"/>
                <w:sz w:val="19"/>
                <w:szCs w:val="19"/>
              </w:rPr>
              <w:t>3.1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105AB1A" w14:textId="77777777" w:rsidR="008B50A8" w:rsidRDefault="00473DF8">
            <w:pPr>
              <w:tabs>
                <w:tab w:val="right" w:leader="dot" w:pos="6480"/>
              </w:tabs>
            </w:pPr>
            <w:r>
              <w:rPr>
                <w:color w:val="2A2A2A"/>
                <w:sz w:val="19"/>
                <w:szCs w:val="19"/>
              </w:rPr>
              <w:t>War Room Setup</w:t>
            </w:r>
            <w:r>
              <w:rPr>
                <w:color w:val="595959"/>
                <w:sz w:val="19"/>
                <w:szCs w:val="19"/>
              </w:rPr>
              <w:tab/>
              <w:t>6</w:t>
            </w:r>
          </w:p>
        </w:tc>
      </w:tr>
      <w:tr w:rsidR="008B50A8" w14:paraId="2452BCF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AC9CFC5" w14:textId="77777777" w:rsidR="008B50A8" w:rsidRDefault="00473DF8">
            <w:r>
              <w:rPr>
                <w:color w:val="0E6B6B"/>
                <w:sz w:val="19"/>
                <w:szCs w:val="19"/>
              </w:rPr>
              <w:t>3.2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7B3466A5" w14:textId="77777777" w:rsidR="008B50A8" w:rsidRDefault="00473DF8">
            <w:pPr>
              <w:tabs>
                <w:tab w:val="right" w:leader="dot" w:pos="6480"/>
              </w:tabs>
            </w:pPr>
            <w:commentRangeStart w:id="0"/>
            <w:r>
              <w:rPr>
                <w:color w:val="2A2A2A"/>
                <w:sz w:val="19"/>
                <w:szCs w:val="19"/>
              </w:rPr>
              <w:t>RACI — Roles &amp; Responsibilities</w:t>
            </w:r>
            <w:r>
              <w:rPr>
                <w:color w:val="595959"/>
                <w:sz w:val="19"/>
                <w:szCs w:val="19"/>
              </w:rPr>
              <w:tab/>
              <w:t>6</w:t>
            </w:r>
            <w:commentRangeEnd w:id="0"/>
            <w:r w:rsidR="00AF3C78">
              <w:rPr>
                <w:rStyle w:val="CommentReference"/>
                <w:sz w:val="18"/>
                <w:szCs w:val="18"/>
              </w:rPr>
              <w:commentReference w:id="0"/>
            </w:r>
          </w:p>
        </w:tc>
      </w:tr>
      <w:tr w:rsidR="008B50A8" w14:paraId="5BC931E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1528B889" w14:textId="77777777" w:rsidR="008B50A8" w:rsidRDefault="00473DF8">
            <w:r>
              <w:rPr>
                <w:color w:val="0E6B6B"/>
                <w:sz w:val="19"/>
                <w:szCs w:val="19"/>
              </w:rPr>
              <w:t>3.3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63C20F5" w14:textId="77777777" w:rsidR="008B50A8" w:rsidRDefault="00473DF8">
            <w:pPr>
              <w:tabs>
                <w:tab w:val="right" w:leader="dot" w:pos="6480"/>
              </w:tabs>
            </w:pPr>
            <w:r>
              <w:rPr>
                <w:color w:val="2A2A2A"/>
                <w:sz w:val="19"/>
                <w:szCs w:val="19"/>
              </w:rPr>
              <w:t>Communication Plan</w:t>
            </w:r>
            <w:r>
              <w:rPr>
                <w:color w:val="595959"/>
                <w:sz w:val="19"/>
                <w:szCs w:val="19"/>
              </w:rPr>
              <w:tab/>
              <w:t>6</w:t>
            </w:r>
          </w:p>
        </w:tc>
      </w:tr>
      <w:tr w:rsidR="008B50A8" w14:paraId="5F7852A8"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508BDE54" w14:textId="77777777" w:rsidR="008B50A8" w:rsidRDefault="00473DF8">
            <w:r>
              <w:rPr>
                <w:b/>
                <w:bCs/>
                <w:color w:val="2E5FAC"/>
                <w:sz w:val="22"/>
                <w:szCs w:val="22"/>
              </w:rPr>
              <w:t>Section 4</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0DD28F0" w14:textId="77777777" w:rsidR="008B50A8" w:rsidRDefault="00473DF8">
            <w:pPr>
              <w:tabs>
                <w:tab w:val="right" w:leader="dot" w:pos="6840"/>
              </w:tabs>
            </w:pPr>
            <w:r>
              <w:rPr>
                <w:b/>
                <w:bCs/>
                <w:color w:val="1B2A4A"/>
                <w:sz w:val="22"/>
                <w:szCs w:val="22"/>
              </w:rPr>
              <w:t>High-Level Failover Strategy</w:t>
            </w:r>
            <w:r>
              <w:rPr>
                <w:color w:val="1B2A4A"/>
                <w:sz w:val="22"/>
                <w:szCs w:val="22"/>
              </w:rPr>
              <w:tab/>
              <w:t>7</w:t>
            </w:r>
          </w:p>
        </w:tc>
      </w:tr>
      <w:tr w:rsidR="008B50A8" w14:paraId="5582CF80"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607DE36" w14:textId="77777777" w:rsidR="008B50A8" w:rsidRDefault="00473DF8">
            <w:r>
              <w:rPr>
                <w:color w:val="0E6B6B"/>
                <w:sz w:val="19"/>
                <w:szCs w:val="19"/>
              </w:rPr>
              <w:t>4.1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6E475AB" w14:textId="77777777" w:rsidR="008B50A8" w:rsidRDefault="00473DF8">
            <w:pPr>
              <w:tabs>
                <w:tab w:val="right" w:leader="dot" w:pos="6480"/>
              </w:tabs>
            </w:pPr>
            <w:r>
              <w:rPr>
                <w:color w:val="2A2A2A"/>
                <w:sz w:val="19"/>
                <w:szCs w:val="19"/>
              </w:rPr>
              <w:t>Recovery Model</w:t>
            </w:r>
            <w:r>
              <w:rPr>
                <w:color w:val="595959"/>
                <w:sz w:val="19"/>
                <w:szCs w:val="19"/>
              </w:rPr>
              <w:tab/>
              <w:t>7</w:t>
            </w:r>
          </w:p>
        </w:tc>
      </w:tr>
      <w:tr w:rsidR="008B50A8" w14:paraId="3DA89CCD"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165F4C0D" w14:textId="77777777" w:rsidR="008B50A8" w:rsidRDefault="00473DF8">
            <w:r>
              <w:rPr>
                <w:color w:val="0E6B6B"/>
                <w:sz w:val="19"/>
                <w:szCs w:val="19"/>
              </w:rPr>
              <w:t>4.2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60F54D70" w14:textId="77777777" w:rsidR="008B50A8" w:rsidRDefault="00473DF8">
            <w:pPr>
              <w:tabs>
                <w:tab w:val="right" w:leader="dot" w:pos="6480"/>
              </w:tabs>
            </w:pPr>
            <w:commentRangeStart w:id="2"/>
            <w:r>
              <w:rPr>
                <w:color w:val="2A2A2A"/>
                <w:sz w:val="19"/>
                <w:szCs w:val="19"/>
              </w:rPr>
              <w:t>Target RTO / RPO by Tier (from BIA)</w:t>
            </w:r>
            <w:commentRangeEnd w:id="2"/>
            <w:r w:rsidR="00F441E8">
              <w:rPr>
                <w:rStyle w:val="CommentReference"/>
                <w:color w:val="595959"/>
                <w:sz w:val="19"/>
                <w:szCs w:val="19"/>
              </w:rPr>
              <w:commentReference w:id="2"/>
            </w:r>
            <w:r>
              <w:rPr>
                <w:color w:val="595959"/>
                <w:sz w:val="19"/>
                <w:szCs w:val="19"/>
              </w:rPr>
              <w:tab/>
              <w:t>7</w:t>
            </w:r>
          </w:p>
        </w:tc>
      </w:tr>
      <w:tr w:rsidR="008B50A8" w14:paraId="005010B0"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8943985" w14:textId="77777777" w:rsidR="008B50A8" w:rsidRDefault="00473DF8">
            <w:r>
              <w:rPr>
                <w:color w:val="0E6B6B"/>
                <w:sz w:val="19"/>
                <w:szCs w:val="19"/>
              </w:rPr>
              <w:t>4.3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96F5D03" w14:textId="77777777" w:rsidR="008B50A8" w:rsidRDefault="00473DF8">
            <w:pPr>
              <w:tabs>
                <w:tab w:val="right" w:leader="dot" w:pos="6480"/>
              </w:tabs>
            </w:pPr>
            <w:commentRangeStart w:id="4"/>
            <w:r>
              <w:rPr>
                <w:color w:val="2A2A2A"/>
                <w:sz w:val="19"/>
                <w:szCs w:val="19"/>
              </w:rPr>
              <w:t>Data Replication Overview</w:t>
            </w:r>
            <w:commentRangeEnd w:id="4"/>
            <w:r w:rsidR="00996D77">
              <w:rPr>
                <w:rStyle w:val="CommentReference"/>
                <w:color w:val="595959"/>
                <w:sz w:val="19"/>
                <w:szCs w:val="19"/>
              </w:rPr>
              <w:commentReference w:id="4"/>
            </w:r>
            <w:r>
              <w:rPr>
                <w:color w:val="595959"/>
                <w:sz w:val="19"/>
                <w:szCs w:val="19"/>
              </w:rPr>
              <w:tab/>
              <w:t>7</w:t>
            </w:r>
          </w:p>
        </w:tc>
      </w:tr>
      <w:tr w:rsidR="008B50A8" w14:paraId="3D2BB96C"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A9CE630" w14:textId="77777777" w:rsidR="008B50A8" w:rsidRDefault="00473DF8">
            <w:r>
              <w:rPr>
                <w:b/>
                <w:bCs/>
                <w:color w:val="2E5FAC"/>
                <w:sz w:val="22"/>
                <w:szCs w:val="22"/>
              </w:rPr>
              <w:t>Section 5</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0378666" w14:textId="77777777" w:rsidR="008B50A8" w:rsidRDefault="00473DF8">
            <w:pPr>
              <w:tabs>
                <w:tab w:val="right" w:leader="dot" w:pos="6840"/>
              </w:tabs>
            </w:pPr>
            <w:r>
              <w:rPr>
                <w:b/>
                <w:bCs/>
                <w:color w:val="1B2A4A"/>
                <w:sz w:val="22"/>
                <w:szCs w:val="22"/>
              </w:rPr>
              <w:t>End-to-End Failover Sequence</w:t>
            </w:r>
            <w:r>
              <w:rPr>
                <w:color w:val="1B2A4A"/>
                <w:sz w:val="22"/>
                <w:szCs w:val="22"/>
              </w:rPr>
              <w:tab/>
              <w:t>8</w:t>
            </w:r>
          </w:p>
        </w:tc>
      </w:tr>
      <w:tr w:rsidR="008B50A8" w14:paraId="02D9CC87"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51754360" w14:textId="77777777" w:rsidR="008B50A8" w:rsidRDefault="00473DF8">
            <w:r>
              <w:rPr>
                <w:color w:val="0E6B6B"/>
                <w:sz w:val="19"/>
                <w:szCs w:val="19"/>
              </w:rPr>
              <w:t>5.1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AA68F72" w14:textId="77777777" w:rsidR="008B50A8" w:rsidRDefault="00473DF8">
            <w:pPr>
              <w:tabs>
                <w:tab w:val="right" w:leader="dot" w:pos="6480"/>
              </w:tabs>
            </w:pPr>
            <w:r>
              <w:rPr>
                <w:color w:val="2A2A2A"/>
                <w:sz w:val="19"/>
                <w:szCs w:val="19"/>
              </w:rPr>
              <w:t>Failover Sequence Overview</w:t>
            </w:r>
            <w:r>
              <w:rPr>
                <w:color w:val="595959"/>
                <w:sz w:val="19"/>
                <w:szCs w:val="19"/>
              </w:rPr>
              <w:tab/>
              <w:t>8</w:t>
            </w:r>
          </w:p>
        </w:tc>
      </w:tr>
      <w:tr w:rsidR="008B50A8" w14:paraId="6851AB1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8880EC9" w14:textId="77777777" w:rsidR="008B50A8" w:rsidRDefault="00473DF8">
            <w:r>
              <w:rPr>
                <w:color w:val="0E6B6B"/>
                <w:sz w:val="19"/>
                <w:szCs w:val="19"/>
              </w:rPr>
              <w:t>5.2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6AC3A9F" w14:textId="77777777" w:rsidR="008B50A8" w:rsidRDefault="00473DF8">
            <w:pPr>
              <w:tabs>
                <w:tab w:val="right" w:leader="dot" w:pos="6480"/>
              </w:tabs>
            </w:pPr>
            <w:r>
              <w:rPr>
                <w:color w:val="2A2A2A"/>
                <w:sz w:val="19"/>
                <w:szCs w:val="19"/>
              </w:rPr>
              <w:t>Validation Checkpoint Register</w:t>
            </w:r>
            <w:r>
              <w:rPr>
                <w:color w:val="595959"/>
                <w:sz w:val="19"/>
                <w:szCs w:val="19"/>
              </w:rPr>
              <w:tab/>
              <w:t>8</w:t>
            </w:r>
          </w:p>
        </w:tc>
      </w:tr>
      <w:tr w:rsidR="008B50A8" w14:paraId="59B6720C"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01CAC0E" w14:textId="77777777" w:rsidR="008B50A8" w:rsidRDefault="00473DF8">
            <w:r>
              <w:rPr>
                <w:b/>
                <w:bCs/>
                <w:color w:val="2E5FAC"/>
                <w:sz w:val="22"/>
                <w:szCs w:val="22"/>
              </w:rPr>
              <w:t>Section 6</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070158C0" w14:textId="77777777" w:rsidR="008B50A8" w:rsidRDefault="00473DF8">
            <w:pPr>
              <w:tabs>
                <w:tab w:val="right" w:leader="dot" w:pos="6840"/>
              </w:tabs>
            </w:pPr>
            <w:r>
              <w:rPr>
                <w:b/>
                <w:bCs/>
                <w:color w:val="1B2A4A"/>
                <w:sz w:val="22"/>
                <w:szCs w:val="22"/>
              </w:rPr>
              <w:t>Detailed Step-by-Step Runbooks (Layer-Wise)</w:t>
            </w:r>
            <w:r>
              <w:rPr>
                <w:color w:val="1B2A4A"/>
                <w:sz w:val="22"/>
                <w:szCs w:val="22"/>
              </w:rPr>
              <w:tab/>
              <w:t>9</w:t>
            </w:r>
          </w:p>
        </w:tc>
      </w:tr>
      <w:tr w:rsidR="008B50A8" w14:paraId="4E4833F6"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7422E52" w14:textId="77777777" w:rsidR="008B50A8" w:rsidRDefault="00473DF8">
            <w:r>
              <w:rPr>
                <w:color w:val="0E6B6B"/>
                <w:sz w:val="19"/>
                <w:szCs w:val="19"/>
              </w:rPr>
              <w:t>6.1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0F7D236" w14:textId="77777777" w:rsidR="008B50A8" w:rsidRDefault="00473DF8">
            <w:pPr>
              <w:tabs>
                <w:tab w:val="right" w:leader="dot" w:pos="6480"/>
              </w:tabs>
            </w:pPr>
            <w:commentRangeStart w:id="7"/>
            <w:r>
              <w:rPr>
                <w:color w:val="2A2A2A"/>
                <w:sz w:val="19"/>
                <w:szCs w:val="19"/>
              </w:rPr>
              <w:t>Storage Runbook — SAN/NAS Failover</w:t>
            </w:r>
            <w:commentRangeEnd w:id="7"/>
            <w:r w:rsidR="00996D77">
              <w:rPr>
                <w:rStyle w:val="CommentReference"/>
                <w:color w:val="595959"/>
                <w:sz w:val="19"/>
                <w:szCs w:val="19"/>
              </w:rPr>
              <w:commentReference w:id="7"/>
            </w:r>
            <w:r>
              <w:rPr>
                <w:color w:val="595959"/>
                <w:sz w:val="19"/>
                <w:szCs w:val="19"/>
              </w:rPr>
              <w:tab/>
              <w:t>9</w:t>
            </w:r>
          </w:p>
        </w:tc>
      </w:tr>
      <w:tr w:rsidR="008B50A8" w14:paraId="7FA9789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2FE561C" w14:textId="77777777" w:rsidR="008B50A8" w:rsidRDefault="00473DF8">
            <w:r>
              <w:rPr>
                <w:color w:val="0E6B6B"/>
                <w:sz w:val="19"/>
                <w:szCs w:val="19"/>
              </w:rPr>
              <w:t>6.2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23A3FAC" w14:textId="5F72B83F" w:rsidR="008B50A8" w:rsidRDefault="00473DF8">
            <w:pPr>
              <w:tabs>
                <w:tab w:val="right" w:leader="dot" w:pos="6480"/>
              </w:tabs>
            </w:pPr>
            <w:r>
              <w:rPr>
                <w:color w:val="2A2A2A"/>
                <w:sz w:val="19"/>
                <w:szCs w:val="19"/>
              </w:rPr>
              <w:t xml:space="preserve">VMware / </w:t>
            </w:r>
            <w:ins w:id="10" w:author="Atanu Mukherjee" w:date="2026-05-18T15:29:00Z" w16du:dateUtc="2026-05-18T09:59:00Z">
              <w:r w:rsidR="00FE173E">
                <w:rPr>
                  <w:color w:val="2A2A2A"/>
                  <w:sz w:val="19"/>
                  <w:szCs w:val="19"/>
                </w:rPr>
                <w:t>Zerto</w:t>
              </w:r>
            </w:ins>
            <w:del w:id="11" w:author="Atanu Mukherjee" w:date="2026-05-18T15:29:00Z" w16du:dateUtc="2026-05-18T09:59:00Z">
              <w:r>
                <w:rPr>
                  <w:color w:val="2A2A2A"/>
                  <w:sz w:val="19"/>
                  <w:szCs w:val="19"/>
                </w:rPr>
                <w:delText>SRM</w:delText>
              </w:r>
            </w:del>
            <w:r>
              <w:rPr>
                <w:color w:val="2A2A2A"/>
                <w:sz w:val="19"/>
                <w:szCs w:val="19"/>
              </w:rPr>
              <w:t xml:space="preserve"> Runbook</w:t>
            </w:r>
            <w:r>
              <w:rPr>
                <w:color w:val="595959"/>
                <w:sz w:val="19"/>
                <w:szCs w:val="19"/>
              </w:rPr>
              <w:tab/>
              <w:t>9</w:t>
            </w:r>
          </w:p>
        </w:tc>
      </w:tr>
      <w:tr w:rsidR="008B50A8" w14:paraId="0CE0B71A"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384CB52" w14:textId="77777777" w:rsidR="008B50A8" w:rsidRDefault="00473DF8">
            <w:r>
              <w:rPr>
                <w:color w:val="0E6B6B"/>
                <w:sz w:val="19"/>
                <w:szCs w:val="19"/>
              </w:rPr>
              <w:t>6.3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878C9C1" w14:textId="77777777" w:rsidR="008B50A8" w:rsidRDefault="00473DF8">
            <w:pPr>
              <w:tabs>
                <w:tab w:val="right" w:leader="dot" w:pos="6480"/>
              </w:tabs>
            </w:pPr>
            <w:commentRangeStart w:id="12"/>
            <w:r>
              <w:rPr>
                <w:color w:val="2A2A2A"/>
                <w:sz w:val="19"/>
                <w:szCs w:val="19"/>
              </w:rPr>
              <w:t>Network Runbook — Firewall, Load Balancer, Routing</w:t>
            </w:r>
            <w:commentRangeEnd w:id="12"/>
            <w:r w:rsidR="00996D77">
              <w:rPr>
                <w:rStyle w:val="CommentReference"/>
                <w:color w:val="595959"/>
                <w:sz w:val="19"/>
                <w:szCs w:val="19"/>
              </w:rPr>
              <w:commentReference w:id="12"/>
            </w:r>
            <w:r>
              <w:rPr>
                <w:color w:val="595959"/>
                <w:sz w:val="19"/>
                <w:szCs w:val="19"/>
              </w:rPr>
              <w:tab/>
              <w:t>10</w:t>
            </w:r>
          </w:p>
        </w:tc>
      </w:tr>
      <w:tr w:rsidR="008B50A8" w14:paraId="023CCCA3"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3DD0696" w14:textId="77777777" w:rsidR="008B50A8" w:rsidRDefault="00473DF8">
            <w:r>
              <w:rPr>
                <w:color w:val="0E6B6B"/>
                <w:sz w:val="19"/>
                <w:szCs w:val="19"/>
              </w:rPr>
              <w:t>6.4</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71526D6C" w14:textId="77777777" w:rsidR="008B50A8" w:rsidRDefault="00473DF8">
            <w:pPr>
              <w:tabs>
                <w:tab w:val="right" w:leader="dot" w:pos="6480"/>
              </w:tabs>
            </w:pPr>
            <w:commentRangeStart w:id="14"/>
            <w:r>
              <w:rPr>
                <w:color w:val="2A2A2A"/>
                <w:sz w:val="19"/>
                <w:szCs w:val="19"/>
              </w:rPr>
              <w:t>DNS &amp; Active Directory Runbook</w:t>
            </w:r>
            <w:r>
              <w:rPr>
                <w:color w:val="595959"/>
                <w:sz w:val="19"/>
                <w:szCs w:val="19"/>
              </w:rPr>
              <w:tab/>
              <w:t>10</w:t>
            </w:r>
            <w:commentRangeEnd w:id="14"/>
            <w:r w:rsidR="00996D77">
              <w:rPr>
                <w:rStyle w:val="CommentReference"/>
                <w:sz w:val="18"/>
                <w:szCs w:val="18"/>
              </w:rPr>
              <w:commentReference w:id="14"/>
            </w:r>
          </w:p>
        </w:tc>
      </w:tr>
      <w:tr w:rsidR="008B50A8" w14:paraId="793CB21C"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1833B30" w14:textId="77777777" w:rsidR="008B50A8" w:rsidRDefault="00473DF8">
            <w:r>
              <w:rPr>
                <w:color w:val="0E6B6B"/>
                <w:sz w:val="19"/>
                <w:szCs w:val="19"/>
              </w:rPr>
              <w:t>6.5</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282A690" w14:textId="77777777" w:rsidR="008B50A8" w:rsidRDefault="00473DF8">
            <w:pPr>
              <w:tabs>
                <w:tab w:val="right" w:leader="dot" w:pos="6480"/>
              </w:tabs>
            </w:pPr>
            <w:r>
              <w:rPr>
                <w:color w:val="2A2A2A"/>
                <w:sz w:val="19"/>
                <w:szCs w:val="19"/>
              </w:rPr>
              <w:t>Database Runbook — Oracle, Exadata, SQL Server, DB2</w:t>
            </w:r>
            <w:r>
              <w:rPr>
                <w:color w:val="595959"/>
                <w:sz w:val="19"/>
                <w:szCs w:val="19"/>
              </w:rPr>
              <w:tab/>
              <w:t>11</w:t>
            </w:r>
          </w:p>
        </w:tc>
      </w:tr>
      <w:tr w:rsidR="008B50A8" w14:paraId="558E653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889C72C" w14:textId="77777777" w:rsidR="008B50A8" w:rsidRDefault="00473DF8">
            <w:r>
              <w:rPr>
                <w:color w:val="0E6B6B"/>
                <w:sz w:val="17"/>
                <w:szCs w:val="17"/>
              </w:rPr>
              <w:t>6.5.1</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48AAA525" w14:textId="77777777" w:rsidR="008B50A8" w:rsidRDefault="00473DF8">
            <w:pPr>
              <w:tabs>
                <w:tab w:val="right" w:leader="dot" w:pos="6120"/>
              </w:tabs>
            </w:pPr>
            <w:r>
              <w:rPr>
                <w:color w:val="2A2A2A"/>
                <w:sz w:val="17"/>
                <w:szCs w:val="17"/>
              </w:rPr>
              <w:t>Oracle Data Guard Failover</w:t>
            </w:r>
            <w:r>
              <w:rPr>
                <w:color w:val="595959"/>
                <w:sz w:val="17"/>
                <w:szCs w:val="17"/>
              </w:rPr>
              <w:tab/>
              <w:t>11</w:t>
            </w:r>
          </w:p>
        </w:tc>
      </w:tr>
      <w:tr w:rsidR="008B50A8" w14:paraId="4307835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52CCE017" w14:textId="77777777" w:rsidR="008B50A8" w:rsidRDefault="00473DF8">
            <w:r>
              <w:rPr>
                <w:color w:val="0E6B6B"/>
                <w:sz w:val="17"/>
                <w:szCs w:val="17"/>
              </w:rPr>
              <w:t>6.5.2</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18BDC3A6" w14:textId="77777777" w:rsidR="008B50A8" w:rsidRDefault="00473DF8">
            <w:pPr>
              <w:tabs>
                <w:tab w:val="right" w:leader="dot" w:pos="6120"/>
              </w:tabs>
            </w:pPr>
            <w:r>
              <w:rPr>
                <w:color w:val="2A2A2A"/>
                <w:sz w:val="17"/>
                <w:szCs w:val="17"/>
              </w:rPr>
              <w:t>Oracle Exadata Specific Steps</w:t>
            </w:r>
            <w:r>
              <w:rPr>
                <w:color w:val="595959"/>
                <w:sz w:val="17"/>
                <w:szCs w:val="17"/>
              </w:rPr>
              <w:tab/>
              <w:t>11</w:t>
            </w:r>
          </w:p>
        </w:tc>
      </w:tr>
      <w:tr w:rsidR="008B50A8" w14:paraId="0D5D540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124721EA" w14:textId="77777777" w:rsidR="008B50A8" w:rsidRDefault="00473DF8">
            <w:r>
              <w:rPr>
                <w:color w:val="0E6B6B"/>
                <w:sz w:val="17"/>
                <w:szCs w:val="17"/>
              </w:rPr>
              <w:t>6.5.3</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4DECB80B" w14:textId="77777777" w:rsidR="008B50A8" w:rsidRDefault="00473DF8">
            <w:pPr>
              <w:tabs>
                <w:tab w:val="right" w:leader="dot" w:pos="6120"/>
              </w:tabs>
            </w:pPr>
            <w:r>
              <w:rPr>
                <w:color w:val="2A2A2A"/>
                <w:sz w:val="17"/>
                <w:szCs w:val="17"/>
              </w:rPr>
              <w:t>SQL Server Always On Failover</w:t>
            </w:r>
            <w:r>
              <w:rPr>
                <w:color w:val="595959"/>
                <w:sz w:val="17"/>
                <w:szCs w:val="17"/>
              </w:rPr>
              <w:tab/>
              <w:t>12</w:t>
            </w:r>
          </w:p>
        </w:tc>
      </w:tr>
      <w:tr w:rsidR="008B50A8" w14:paraId="4ACD2870"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506CE502" w14:textId="77777777" w:rsidR="008B50A8" w:rsidRDefault="00473DF8">
            <w:r>
              <w:rPr>
                <w:color w:val="0E6B6B"/>
                <w:sz w:val="17"/>
                <w:szCs w:val="17"/>
              </w:rPr>
              <w:t>6.5.4</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7C9A6978" w14:textId="77777777" w:rsidR="008B50A8" w:rsidRDefault="00473DF8">
            <w:pPr>
              <w:tabs>
                <w:tab w:val="right" w:leader="dot" w:pos="6120"/>
              </w:tabs>
            </w:pPr>
            <w:commentRangeStart w:id="16"/>
            <w:r>
              <w:rPr>
                <w:color w:val="2A2A2A"/>
                <w:sz w:val="17"/>
                <w:szCs w:val="17"/>
              </w:rPr>
              <w:t>DB2 pureScale Failover</w:t>
            </w:r>
            <w:r>
              <w:rPr>
                <w:color w:val="595959"/>
                <w:sz w:val="17"/>
                <w:szCs w:val="17"/>
              </w:rPr>
              <w:tab/>
              <w:t>12</w:t>
            </w:r>
            <w:commentRangeEnd w:id="16"/>
            <w:r w:rsidR="00996D77">
              <w:rPr>
                <w:rStyle w:val="CommentReference"/>
                <w:sz w:val="18"/>
                <w:szCs w:val="18"/>
              </w:rPr>
              <w:commentReference w:id="16"/>
            </w:r>
          </w:p>
        </w:tc>
      </w:tr>
      <w:tr w:rsidR="008B50A8" w14:paraId="64A09E28"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B9536AA" w14:textId="77777777" w:rsidR="008B50A8" w:rsidRDefault="00473DF8">
            <w:r>
              <w:rPr>
                <w:color w:val="0E6B6B"/>
                <w:sz w:val="19"/>
                <w:szCs w:val="19"/>
              </w:rPr>
              <w:t>6.6</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665EF9C3" w14:textId="77777777" w:rsidR="008B50A8" w:rsidRDefault="00473DF8">
            <w:pPr>
              <w:tabs>
                <w:tab w:val="right" w:leader="dot" w:pos="6480"/>
              </w:tabs>
            </w:pPr>
            <w:commentRangeStart w:id="18"/>
            <w:r>
              <w:rPr>
                <w:color w:val="2A2A2A"/>
                <w:sz w:val="19"/>
                <w:szCs w:val="19"/>
              </w:rPr>
              <w:t>Middleware Runbook — WebSphere &amp; MQ</w:t>
            </w:r>
            <w:commentRangeEnd w:id="18"/>
            <w:r w:rsidR="00996D77">
              <w:rPr>
                <w:rStyle w:val="CommentReference"/>
                <w:color w:val="595959"/>
                <w:sz w:val="19"/>
                <w:szCs w:val="19"/>
              </w:rPr>
              <w:commentReference w:id="18"/>
            </w:r>
            <w:r>
              <w:rPr>
                <w:color w:val="595959"/>
                <w:sz w:val="19"/>
                <w:szCs w:val="19"/>
              </w:rPr>
              <w:tab/>
              <w:t>12</w:t>
            </w:r>
          </w:p>
        </w:tc>
      </w:tr>
      <w:tr w:rsidR="008B50A8" w14:paraId="1127CED5"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0E04917" w14:textId="77777777" w:rsidR="008B50A8" w:rsidRDefault="00473DF8">
            <w:r>
              <w:rPr>
                <w:color w:val="0E6B6B"/>
                <w:sz w:val="19"/>
                <w:szCs w:val="19"/>
              </w:rPr>
              <w:t>6.7</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760A1B1" w14:textId="77777777" w:rsidR="008B50A8" w:rsidRDefault="00473DF8">
            <w:pPr>
              <w:tabs>
                <w:tab w:val="right" w:leader="dot" w:pos="6480"/>
              </w:tabs>
            </w:pPr>
            <w:r w:rsidRPr="004B2188">
              <w:rPr>
                <w:color w:val="2A2A2A"/>
                <w:sz w:val="19"/>
                <w:szCs w:val="19"/>
                <w:highlight w:val="red"/>
              </w:rPr>
              <w:t>Application Layer Runbook</w:t>
            </w:r>
            <w:r>
              <w:rPr>
                <w:color w:val="595959"/>
                <w:sz w:val="19"/>
                <w:szCs w:val="19"/>
              </w:rPr>
              <w:tab/>
              <w:t>13</w:t>
            </w:r>
          </w:p>
        </w:tc>
      </w:tr>
      <w:tr w:rsidR="008B50A8" w14:paraId="378A1FD9"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F3683EA" w14:textId="77777777" w:rsidR="008B50A8" w:rsidRDefault="00473DF8">
            <w:r>
              <w:rPr>
                <w:color w:val="0E6B6B"/>
                <w:sz w:val="19"/>
                <w:szCs w:val="19"/>
              </w:rPr>
              <w:t>6.8</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96F8D3D" w14:textId="77777777" w:rsidR="008B50A8" w:rsidRDefault="00473DF8">
            <w:pPr>
              <w:tabs>
                <w:tab w:val="right" w:leader="dot" w:pos="6480"/>
              </w:tabs>
            </w:pPr>
            <w:r>
              <w:rPr>
                <w:color w:val="2A2A2A"/>
                <w:sz w:val="19"/>
                <w:szCs w:val="19"/>
              </w:rPr>
              <w:t>Mainframe Runbook — IBM zSeries &amp; iSeries (AS400)</w:t>
            </w:r>
            <w:r>
              <w:rPr>
                <w:color w:val="595959"/>
                <w:sz w:val="19"/>
                <w:szCs w:val="19"/>
              </w:rPr>
              <w:tab/>
              <w:t>13</w:t>
            </w:r>
          </w:p>
        </w:tc>
      </w:tr>
      <w:tr w:rsidR="008B50A8" w14:paraId="40BB7FF2"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8F494A2" w14:textId="77777777" w:rsidR="008B50A8" w:rsidRDefault="00473DF8">
            <w:r>
              <w:rPr>
                <w:color w:val="0E6B6B"/>
                <w:sz w:val="17"/>
                <w:szCs w:val="17"/>
              </w:rPr>
              <w:t>6.8.1</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69F6EBA8" w14:textId="77777777" w:rsidR="008B50A8" w:rsidRDefault="00473DF8">
            <w:pPr>
              <w:tabs>
                <w:tab w:val="right" w:leader="dot" w:pos="6120"/>
              </w:tabs>
            </w:pPr>
            <w:commentRangeStart w:id="20"/>
            <w:r>
              <w:rPr>
                <w:color w:val="2A2A2A"/>
                <w:sz w:val="17"/>
                <w:szCs w:val="17"/>
              </w:rPr>
              <w:t>zSeries (z/OS)</w:t>
            </w:r>
            <w:r>
              <w:rPr>
                <w:color w:val="595959"/>
                <w:sz w:val="17"/>
                <w:szCs w:val="17"/>
              </w:rPr>
              <w:tab/>
              <w:t>13</w:t>
            </w:r>
            <w:commentRangeEnd w:id="20"/>
            <w:r w:rsidR="00F73144">
              <w:rPr>
                <w:rStyle w:val="CommentReference"/>
                <w:sz w:val="18"/>
                <w:szCs w:val="18"/>
              </w:rPr>
              <w:commentReference w:id="20"/>
            </w:r>
          </w:p>
        </w:tc>
      </w:tr>
      <w:tr w:rsidR="008B50A8" w14:paraId="67F67797"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42840AD" w14:textId="77777777" w:rsidR="008B50A8" w:rsidRDefault="00473DF8">
            <w:r>
              <w:rPr>
                <w:color w:val="0E6B6B"/>
                <w:sz w:val="17"/>
                <w:szCs w:val="17"/>
              </w:rPr>
              <w:t>6.8.2</w:t>
            </w:r>
          </w:p>
        </w:tc>
        <w:tc>
          <w:tcPr>
            <w:tcW w:w="6960" w:type="dxa"/>
            <w:tcBorders>
              <w:top w:val="none" w:sz="0" w:space="0" w:color="FFFFFF"/>
              <w:left w:val="none" w:sz="0" w:space="0" w:color="FFFFFF"/>
              <w:bottom w:val="single" w:sz="2" w:space="0" w:color="D9D9D9"/>
              <w:right w:val="none" w:sz="0" w:space="0" w:color="FFFFFF"/>
            </w:tcBorders>
            <w:tcMar>
              <w:top w:w="60" w:type="dxa"/>
              <w:left w:w="840" w:type="dxa"/>
              <w:bottom w:w="60" w:type="dxa"/>
              <w:right w:w="80" w:type="dxa"/>
            </w:tcMar>
            <w:vAlign w:val="center"/>
          </w:tcPr>
          <w:p w14:paraId="47461DEA" w14:textId="77777777" w:rsidR="008B50A8" w:rsidRDefault="00473DF8">
            <w:pPr>
              <w:tabs>
                <w:tab w:val="right" w:leader="dot" w:pos="6120"/>
              </w:tabs>
            </w:pPr>
            <w:commentRangeStart w:id="22"/>
            <w:r>
              <w:rPr>
                <w:color w:val="2A2A2A"/>
                <w:sz w:val="17"/>
                <w:szCs w:val="17"/>
              </w:rPr>
              <w:t>iSeries / AS400 (IBM i)</w:t>
            </w:r>
            <w:r>
              <w:rPr>
                <w:color w:val="595959"/>
                <w:sz w:val="17"/>
                <w:szCs w:val="17"/>
              </w:rPr>
              <w:tab/>
              <w:t>14</w:t>
            </w:r>
            <w:commentRangeEnd w:id="22"/>
            <w:r w:rsidR="00F73144">
              <w:rPr>
                <w:rStyle w:val="CommentReference"/>
                <w:sz w:val="18"/>
                <w:szCs w:val="18"/>
              </w:rPr>
              <w:commentReference w:id="22"/>
            </w:r>
          </w:p>
        </w:tc>
      </w:tr>
      <w:tr w:rsidR="008B50A8" w14:paraId="3541B10D"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556D709" w14:textId="77777777" w:rsidR="008B50A8" w:rsidRDefault="00473DF8">
            <w:r>
              <w:rPr>
                <w:color w:val="0E6B6B"/>
                <w:sz w:val="19"/>
                <w:szCs w:val="19"/>
              </w:rPr>
              <w:t>6.9</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F8465CA" w14:textId="77777777" w:rsidR="008B50A8" w:rsidRDefault="00473DF8">
            <w:pPr>
              <w:tabs>
                <w:tab w:val="right" w:leader="dot" w:pos="6480"/>
              </w:tabs>
            </w:pPr>
            <w:r>
              <w:rPr>
                <w:color w:val="2A2A2A"/>
                <w:sz w:val="19"/>
                <w:szCs w:val="19"/>
              </w:rPr>
              <w:t>Job Scheduling Runbook — BMC Control-M</w:t>
            </w:r>
            <w:r>
              <w:rPr>
                <w:color w:val="595959"/>
                <w:sz w:val="19"/>
                <w:szCs w:val="19"/>
              </w:rPr>
              <w:tab/>
              <w:t>14</w:t>
            </w:r>
          </w:p>
        </w:tc>
      </w:tr>
      <w:tr w:rsidR="008B50A8" w14:paraId="3A1B805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432222E" w14:textId="77777777" w:rsidR="008B50A8" w:rsidRDefault="00473DF8">
            <w:r>
              <w:rPr>
                <w:b/>
                <w:bCs/>
                <w:color w:val="2E5FAC"/>
                <w:sz w:val="22"/>
                <w:szCs w:val="22"/>
              </w:rPr>
              <w:t>Section 7</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02560C1E" w14:textId="77777777" w:rsidR="008B50A8" w:rsidRDefault="00473DF8">
            <w:pPr>
              <w:tabs>
                <w:tab w:val="right" w:leader="dot" w:pos="6840"/>
              </w:tabs>
            </w:pPr>
            <w:r>
              <w:rPr>
                <w:b/>
                <w:bCs/>
                <w:color w:val="1B2A4A"/>
                <w:sz w:val="22"/>
                <w:szCs w:val="22"/>
              </w:rPr>
              <w:t>Dependency Mapping &amp; Application Grouping</w:t>
            </w:r>
            <w:r>
              <w:rPr>
                <w:color w:val="1B2A4A"/>
                <w:sz w:val="22"/>
                <w:szCs w:val="22"/>
              </w:rPr>
              <w:tab/>
              <w:t>15</w:t>
            </w:r>
          </w:p>
        </w:tc>
      </w:tr>
      <w:tr w:rsidR="008B50A8" w14:paraId="73C5E5DA"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C1842BC" w14:textId="77777777" w:rsidR="008B50A8" w:rsidRDefault="00473DF8">
            <w:r>
              <w:rPr>
                <w:color w:val="0E6B6B"/>
                <w:sz w:val="19"/>
                <w:szCs w:val="19"/>
              </w:rPr>
              <w:t>7.1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9C4F3B2" w14:textId="77777777" w:rsidR="008B50A8" w:rsidRPr="004B2188" w:rsidRDefault="00473DF8">
            <w:pPr>
              <w:tabs>
                <w:tab w:val="right" w:leader="dot" w:pos="6480"/>
              </w:tabs>
              <w:rPr>
                <w:highlight w:val="red"/>
              </w:rPr>
            </w:pPr>
            <w:r w:rsidRPr="004B2188">
              <w:rPr>
                <w:color w:val="2A2A2A"/>
                <w:sz w:val="19"/>
                <w:szCs w:val="19"/>
                <w:highlight w:val="red"/>
              </w:rPr>
              <w:t>Tier-wise Recovery Groups</w:t>
            </w:r>
            <w:r w:rsidRPr="004B2188">
              <w:rPr>
                <w:color w:val="595959"/>
                <w:sz w:val="19"/>
                <w:szCs w:val="19"/>
                <w:highlight w:val="red"/>
              </w:rPr>
              <w:tab/>
              <w:t>15</w:t>
            </w:r>
          </w:p>
        </w:tc>
      </w:tr>
      <w:tr w:rsidR="008B50A8" w14:paraId="3ECEB8E4"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0A0FD582" w14:textId="77777777" w:rsidR="008B50A8" w:rsidRDefault="00473DF8">
            <w:r>
              <w:rPr>
                <w:color w:val="0E6B6B"/>
                <w:sz w:val="19"/>
                <w:szCs w:val="19"/>
              </w:rPr>
              <w:t>7.2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C7E92B4" w14:textId="77777777" w:rsidR="008B50A8" w:rsidRPr="004B2188" w:rsidRDefault="00473DF8">
            <w:pPr>
              <w:tabs>
                <w:tab w:val="right" w:leader="dot" w:pos="6480"/>
              </w:tabs>
              <w:rPr>
                <w:highlight w:val="red"/>
              </w:rPr>
            </w:pPr>
            <w:r w:rsidRPr="004B2188">
              <w:rPr>
                <w:color w:val="2A2A2A"/>
                <w:sz w:val="19"/>
                <w:szCs w:val="19"/>
                <w:highlight w:val="red"/>
              </w:rPr>
              <w:t>Critical Dependency Chain</w:t>
            </w:r>
            <w:r w:rsidRPr="004B2188">
              <w:rPr>
                <w:color w:val="595959"/>
                <w:sz w:val="19"/>
                <w:szCs w:val="19"/>
                <w:highlight w:val="red"/>
              </w:rPr>
              <w:tab/>
              <w:t>15</w:t>
            </w:r>
          </w:p>
        </w:tc>
      </w:tr>
      <w:tr w:rsidR="008B50A8" w14:paraId="091AB36A"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B97D0D5" w14:textId="77777777" w:rsidR="008B50A8" w:rsidRDefault="00473DF8">
            <w:r>
              <w:rPr>
                <w:b/>
                <w:bCs/>
                <w:color w:val="2E5FAC"/>
                <w:sz w:val="22"/>
                <w:szCs w:val="22"/>
              </w:rPr>
              <w:t>Section 8</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A33323A" w14:textId="77777777" w:rsidR="008B50A8" w:rsidRDefault="00473DF8">
            <w:pPr>
              <w:tabs>
                <w:tab w:val="right" w:leader="dot" w:pos="6840"/>
              </w:tabs>
            </w:pPr>
            <w:r>
              <w:rPr>
                <w:b/>
                <w:bCs/>
                <w:color w:val="1B2A4A"/>
                <w:sz w:val="22"/>
                <w:szCs w:val="22"/>
              </w:rPr>
              <w:t>Validation &amp; Sign-off</w:t>
            </w:r>
            <w:r>
              <w:rPr>
                <w:color w:val="1B2A4A"/>
                <w:sz w:val="22"/>
                <w:szCs w:val="22"/>
              </w:rPr>
              <w:tab/>
              <w:t>16</w:t>
            </w:r>
          </w:p>
        </w:tc>
      </w:tr>
      <w:tr w:rsidR="008B50A8" w14:paraId="271D8819"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6061A2E7" w14:textId="77777777" w:rsidR="008B50A8" w:rsidRDefault="00473DF8">
            <w:r>
              <w:rPr>
                <w:color w:val="0E6B6B"/>
                <w:sz w:val="19"/>
                <w:szCs w:val="19"/>
              </w:rPr>
              <w:t>8.1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1CB35701" w14:textId="77777777" w:rsidR="008B50A8" w:rsidRDefault="00473DF8">
            <w:pPr>
              <w:tabs>
                <w:tab w:val="right" w:leader="dot" w:pos="6480"/>
              </w:tabs>
            </w:pPr>
            <w:r>
              <w:rPr>
                <w:color w:val="2A2A2A"/>
                <w:sz w:val="19"/>
                <w:szCs w:val="19"/>
              </w:rPr>
              <w:t>Technical Validation Checklist</w:t>
            </w:r>
            <w:r>
              <w:rPr>
                <w:color w:val="595959"/>
                <w:sz w:val="19"/>
                <w:szCs w:val="19"/>
              </w:rPr>
              <w:tab/>
              <w:t>16</w:t>
            </w:r>
          </w:p>
        </w:tc>
      </w:tr>
      <w:tr w:rsidR="008B50A8" w14:paraId="4DD9FFE9"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2FAEC8B" w14:textId="77777777" w:rsidR="008B50A8" w:rsidRDefault="00473DF8">
            <w:r>
              <w:rPr>
                <w:color w:val="0E6B6B"/>
                <w:sz w:val="19"/>
                <w:szCs w:val="19"/>
              </w:rPr>
              <w:t>8.2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5F515295" w14:textId="77777777" w:rsidR="008B50A8" w:rsidRDefault="00473DF8">
            <w:pPr>
              <w:tabs>
                <w:tab w:val="right" w:leader="dot" w:pos="6480"/>
              </w:tabs>
            </w:pPr>
            <w:r>
              <w:rPr>
                <w:color w:val="2A2A2A"/>
                <w:sz w:val="19"/>
                <w:szCs w:val="19"/>
              </w:rPr>
              <w:t>Business Validation (UAT-Level Checks)</w:t>
            </w:r>
            <w:r>
              <w:rPr>
                <w:color w:val="595959"/>
                <w:sz w:val="19"/>
                <w:szCs w:val="19"/>
              </w:rPr>
              <w:tab/>
              <w:t>16</w:t>
            </w:r>
          </w:p>
        </w:tc>
      </w:tr>
      <w:tr w:rsidR="008B50A8" w14:paraId="042A08F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F3B690F" w14:textId="77777777" w:rsidR="008B50A8" w:rsidRDefault="00473DF8">
            <w:r>
              <w:rPr>
                <w:color w:val="0E6B6B"/>
                <w:sz w:val="19"/>
                <w:szCs w:val="19"/>
              </w:rPr>
              <w:t>8.3</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653A2F00" w14:textId="77777777" w:rsidR="008B50A8" w:rsidRDefault="00473DF8">
            <w:pPr>
              <w:tabs>
                <w:tab w:val="right" w:leader="dot" w:pos="6480"/>
              </w:tabs>
            </w:pPr>
            <w:r>
              <w:rPr>
                <w:color w:val="2A2A2A"/>
                <w:sz w:val="19"/>
                <w:szCs w:val="19"/>
              </w:rPr>
              <w:t>Final DR Operational Sign-off</w:t>
            </w:r>
            <w:r>
              <w:rPr>
                <w:color w:val="595959"/>
                <w:sz w:val="19"/>
                <w:szCs w:val="19"/>
              </w:rPr>
              <w:tab/>
              <w:t>16</w:t>
            </w:r>
          </w:p>
        </w:tc>
      </w:tr>
      <w:tr w:rsidR="008B50A8" w14:paraId="4A054FD6"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5BA5B547" w14:textId="77777777" w:rsidR="008B50A8" w:rsidRDefault="00473DF8">
            <w:r>
              <w:rPr>
                <w:b/>
                <w:bCs/>
                <w:color w:val="2E5FAC"/>
                <w:sz w:val="22"/>
                <w:szCs w:val="22"/>
              </w:rPr>
              <w:t>Section 9</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7F2859AD" w14:textId="77777777" w:rsidR="008B50A8" w:rsidRDefault="00473DF8">
            <w:pPr>
              <w:tabs>
                <w:tab w:val="right" w:leader="dot" w:pos="6840"/>
              </w:tabs>
            </w:pPr>
            <w:r>
              <w:rPr>
                <w:b/>
                <w:bCs/>
                <w:color w:val="1B2A4A"/>
                <w:sz w:val="22"/>
                <w:szCs w:val="22"/>
              </w:rPr>
              <w:t>Communication Templates</w:t>
            </w:r>
            <w:r>
              <w:rPr>
                <w:color w:val="1B2A4A"/>
                <w:sz w:val="22"/>
                <w:szCs w:val="22"/>
              </w:rPr>
              <w:tab/>
              <w:t>17</w:t>
            </w:r>
          </w:p>
        </w:tc>
      </w:tr>
      <w:tr w:rsidR="008B50A8" w14:paraId="3DB8BD0E"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8D4A6AC" w14:textId="77777777" w:rsidR="008B50A8" w:rsidRDefault="00473DF8">
            <w:r>
              <w:rPr>
                <w:color w:val="0E6B6B"/>
                <w:sz w:val="19"/>
                <w:szCs w:val="19"/>
              </w:rPr>
              <w:t>Template 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10AFDD6" w14:textId="77777777" w:rsidR="008B50A8" w:rsidRDefault="00473DF8">
            <w:pPr>
              <w:tabs>
                <w:tab w:val="right" w:leader="dot" w:pos="6480"/>
              </w:tabs>
            </w:pPr>
            <w:commentRangeStart w:id="24"/>
            <w:r>
              <w:rPr>
                <w:color w:val="2A2A2A"/>
                <w:sz w:val="19"/>
                <w:szCs w:val="19"/>
              </w:rPr>
              <w:t>DR Invocation Notification</w:t>
            </w:r>
            <w:r>
              <w:rPr>
                <w:color w:val="595959"/>
                <w:sz w:val="19"/>
                <w:szCs w:val="19"/>
              </w:rPr>
              <w:tab/>
              <w:t>17</w:t>
            </w:r>
            <w:commentRangeEnd w:id="24"/>
            <w:r w:rsidR="003C05CF">
              <w:rPr>
                <w:rStyle w:val="CommentReference"/>
                <w:sz w:val="18"/>
                <w:szCs w:val="18"/>
              </w:rPr>
              <w:commentReference w:id="24"/>
            </w:r>
          </w:p>
        </w:tc>
      </w:tr>
      <w:tr w:rsidR="008B50A8" w14:paraId="18126AEB"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73399268" w14:textId="77777777" w:rsidR="008B50A8" w:rsidRDefault="00473DF8">
            <w:r>
              <w:rPr>
                <w:color w:val="0E6B6B"/>
                <w:sz w:val="19"/>
                <w:szCs w:val="19"/>
              </w:rPr>
              <w:t>Template 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2B29533" w14:textId="77777777" w:rsidR="008B50A8" w:rsidRDefault="00473DF8">
            <w:pPr>
              <w:tabs>
                <w:tab w:val="right" w:leader="dot" w:pos="6480"/>
              </w:tabs>
            </w:pPr>
            <w:commentRangeStart w:id="26"/>
            <w:r>
              <w:rPr>
                <w:color w:val="2A2A2A"/>
                <w:sz w:val="19"/>
                <w:szCs w:val="19"/>
              </w:rPr>
              <w:t>60-Minute Status Update</w:t>
            </w:r>
            <w:r>
              <w:rPr>
                <w:color w:val="595959"/>
                <w:sz w:val="19"/>
                <w:szCs w:val="19"/>
              </w:rPr>
              <w:tab/>
              <w:t>17</w:t>
            </w:r>
            <w:commentRangeEnd w:id="26"/>
            <w:r w:rsidR="00FC071C">
              <w:rPr>
                <w:rStyle w:val="CommentReference"/>
                <w:sz w:val="18"/>
                <w:szCs w:val="18"/>
              </w:rPr>
              <w:commentReference w:id="26"/>
            </w:r>
          </w:p>
        </w:tc>
      </w:tr>
      <w:tr w:rsidR="008B50A8" w14:paraId="1C4CF2C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59C855B" w14:textId="77777777" w:rsidR="008B50A8" w:rsidRDefault="00473DF8">
            <w:r>
              <w:rPr>
                <w:b/>
                <w:bCs/>
                <w:color w:val="2E5FAC"/>
                <w:sz w:val="22"/>
                <w:szCs w:val="22"/>
              </w:rPr>
              <w:t>Section 10</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0B49F38" w14:textId="77777777" w:rsidR="008B50A8" w:rsidRDefault="00473DF8">
            <w:pPr>
              <w:tabs>
                <w:tab w:val="right" w:leader="dot" w:pos="6840"/>
              </w:tabs>
            </w:pPr>
            <w:r>
              <w:rPr>
                <w:b/>
                <w:bCs/>
                <w:color w:val="1B2A4A"/>
                <w:sz w:val="22"/>
                <w:szCs w:val="22"/>
              </w:rPr>
              <w:t>Risks &amp; Known Constraints</w:t>
            </w:r>
            <w:r>
              <w:rPr>
                <w:color w:val="1B2A4A"/>
                <w:sz w:val="22"/>
                <w:szCs w:val="22"/>
              </w:rPr>
              <w:tab/>
              <w:t>18</w:t>
            </w:r>
          </w:p>
        </w:tc>
      </w:tr>
      <w:tr w:rsidR="008B50A8" w14:paraId="411BD296"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F0B5293" w14:textId="77777777" w:rsidR="008B50A8" w:rsidRDefault="00473DF8">
            <w:r>
              <w:rPr>
                <w:color w:val="0E6B6B"/>
                <w:sz w:val="19"/>
                <w:szCs w:val="19"/>
              </w:rPr>
              <w:t>10.1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06BC2C6" w14:textId="77777777" w:rsidR="008B50A8" w:rsidRDefault="00473DF8">
            <w:pPr>
              <w:tabs>
                <w:tab w:val="right" w:leader="dot" w:pos="6480"/>
              </w:tabs>
            </w:pPr>
            <w:commentRangeStart w:id="28"/>
            <w:r>
              <w:rPr>
                <w:color w:val="2A2A2A"/>
                <w:sz w:val="19"/>
                <w:szCs w:val="19"/>
              </w:rPr>
              <w:t>DR Risk Register</w:t>
            </w:r>
            <w:r>
              <w:rPr>
                <w:color w:val="595959"/>
                <w:sz w:val="19"/>
                <w:szCs w:val="19"/>
              </w:rPr>
              <w:tab/>
              <w:t>18</w:t>
            </w:r>
            <w:commentRangeEnd w:id="28"/>
            <w:r w:rsidR="00A53016">
              <w:rPr>
                <w:rStyle w:val="CommentReference"/>
                <w:sz w:val="18"/>
                <w:szCs w:val="18"/>
              </w:rPr>
              <w:commentReference w:id="28"/>
            </w:r>
          </w:p>
        </w:tc>
      </w:tr>
      <w:tr w:rsidR="008B50A8" w14:paraId="43E10465"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636AA839" w14:textId="77777777" w:rsidR="008B50A8" w:rsidRDefault="00473DF8">
            <w:r>
              <w:rPr>
                <w:color w:val="0E6B6B"/>
                <w:sz w:val="19"/>
                <w:szCs w:val="19"/>
              </w:rPr>
              <w:t>10.2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0DC46EF2" w14:textId="77777777" w:rsidR="008B50A8" w:rsidRDefault="00473DF8">
            <w:pPr>
              <w:tabs>
                <w:tab w:val="right" w:leader="dot" w:pos="6480"/>
              </w:tabs>
            </w:pPr>
            <w:commentRangeStart w:id="30"/>
            <w:r>
              <w:rPr>
                <w:color w:val="2A2A2A"/>
                <w:sz w:val="19"/>
                <w:szCs w:val="19"/>
              </w:rPr>
              <w:t>Known Manual Interventions Required</w:t>
            </w:r>
            <w:r>
              <w:rPr>
                <w:color w:val="595959"/>
                <w:sz w:val="19"/>
                <w:szCs w:val="19"/>
              </w:rPr>
              <w:tab/>
              <w:t>18</w:t>
            </w:r>
            <w:commentRangeEnd w:id="30"/>
            <w:r w:rsidR="00A53016">
              <w:rPr>
                <w:rStyle w:val="CommentReference"/>
                <w:sz w:val="18"/>
                <w:szCs w:val="18"/>
              </w:rPr>
              <w:commentReference w:id="30"/>
            </w:r>
          </w:p>
        </w:tc>
      </w:tr>
      <w:tr w:rsidR="008B50A8" w14:paraId="30F82CCE"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A725F4C" w14:textId="77777777" w:rsidR="008B50A8" w:rsidRDefault="00473DF8">
            <w:r>
              <w:rPr>
                <w:b/>
                <w:bCs/>
                <w:color w:val="2E5FAC"/>
                <w:sz w:val="22"/>
                <w:szCs w:val="22"/>
              </w:rPr>
              <w:t>Section 11</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00BEC0D4" w14:textId="77777777" w:rsidR="008B50A8" w:rsidRDefault="00473DF8">
            <w:pPr>
              <w:tabs>
                <w:tab w:val="right" w:leader="dot" w:pos="6840"/>
              </w:tabs>
            </w:pPr>
            <w:r>
              <w:rPr>
                <w:b/>
                <w:bCs/>
                <w:color w:val="1B2A4A"/>
                <w:sz w:val="22"/>
                <w:szCs w:val="22"/>
              </w:rPr>
              <w:t>Failback Strategy (High Level)</w:t>
            </w:r>
            <w:r>
              <w:rPr>
                <w:color w:val="1B2A4A"/>
                <w:sz w:val="22"/>
                <w:szCs w:val="22"/>
              </w:rPr>
              <w:tab/>
              <w:t>19</w:t>
            </w:r>
          </w:p>
        </w:tc>
      </w:tr>
      <w:tr w:rsidR="008B50A8" w14:paraId="2E3B229E"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3BDB9F9F" w14:textId="77777777" w:rsidR="008B50A8" w:rsidRDefault="00473DF8">
            <w:r>
              <w:rPr>
                <w:color w:val="0E6B6B"/>
                <w:sz w:val="19"/>
                <w:szCs w:val="19"/>
              </w:rPr>
              <w:t>11.1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7387725C" w14:textId="77777777" w:rsidR="008B50A8" w:rsidRDefault="00473DF8">
            <w:pPr>
              <w:tabs>
                <w:tab w:val="right" w:leader="dot" w:pos="6480"/>
              </w:tabs>
            </w:pPr>
            <w:r>
              <w:rPr>
                <w:color w:val="2A2A2A"/>
                <w:sz w:val="19"/>
                <w:szCs w:val="19"/>
              </w:rPr>
              <w:t>Conditions for Failback</w:t>
            </w:r>
            <w:r>
              <w:rPr>
                <w:color w:val="595959"/>
                <w:sz w:val="19"/>
                <w:szCs w:val="19"/>
              </w:rPr>
              <w:tab/>
              <w:t>19</w:t>
            </w:r>
          </w:p>
        </w:tc>
      </w:tr>
      <w:tr w:rsidR="008B50A8" w14:paraId="1DDF1FB3"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2DABD028" w14:textId="77777777" w:rsidR="008B50A8" w:rsidRDefault="00473DF8">
            <w:r>
              <w:rPr>
                <w:color w:val="0E6B6B"/>
                <w:sz w:val="19"/>
                <w:szCs w:val="19"/>
              </w:rPr>
              <w:t>11.2</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335D5052" w14:textId="77777777" w:rsidR="008B50A8" w:rsidRDefault="00473DF8">
            <w:pPr>
              <w:tabs>
                <w:tab w:val="right" w:leader="dot" w:pos="6480"/>
              </w:tabs>
            </w:pPr>
            <w:r>
              <w:rPr>
                <w:color w:val="2A2A2A"/>
                <w:sz w:val="19"/>
                <w:szCs w:val="19"/>
              </w:rPr>
              <w:t>Failback Sequence Overview</w:t>
            </w:r>
            <w:r>
              <w:rPr>
                <w:color w:val="595959"/>
                <w:sz w:val="19"/>
                <w:szCs w:val="19"/>
              </w:rPr>
              <w:tab/>
              <w:t>19</w:t>
            </w:r>
          </w:p>
        </w:tc>
      </w:tr>
      <w:tr w:rsidR="008B50A8" w14:paraId="7846AFCE"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3CFDB90" w14:textId="77777777" w:rsidR="008B50A8" w:rsidRDefault="00473DF8">
            <w:r>
              <w:rPr>
                <w:b/>
                <w:bCs/>
                <w:color w:val="2E5FAC"/>
                <w:sz w:val="22"/>
                <w:szCs w:val="22"/>
              </w:rPr>
              <w:t>Section 12</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826EC5F" w14:textId="77777777" w:rsidR="008B50A8" w:rsidRDefault="00473DF8">
            <w:pPr>
              <w:tabs>
                <w:tab w:val="right" w:leader="dot" w:pos="6840"/>
              </w:tabs>
            </w:pPr>
            <w:r>
              <w:rPr>
                <w:b/>
                <w:bCs/>
                <w:color w:val="1B2A4A"/>
                <w:sz w:val="22"/>
                <w:szCs w:val="22"/>
              </w:rPr>
              <w:t>Failover Timeline View (Hour-by-Hour)</w:t>
            </w:r>
            <w:r>
              <w:rPr>
                <w:color w:val="1B2A4A"/>
                <w:sz w:val="22"/>
                <w:szCs w:val="22"/>
              </w:rPr>
              <w:tab/>
              <w:t>20</w:t>
            </w:r>
          </w:p>
        </w:tc>
      </w:tr>
      <w:tr w:rsidR="008B50A8" w14:paraId="2BAA19C1" w14:textId="77777777">
        <w:trPr>
          <w:cantSplit/>
        </w:trPr>
        <w:tc>
          <w:tcPr>
            <w:tcW w:w="1200" w:type="dxa"/>
            <w:tcBorders>
              <w:top w:val="none" w:sz="0" w:space="0" w:color="FFFFFF"/>
              <w:left w:val="none" w:sz="0" w:space="0" w:color="FFFFFF"/>
              <w:bottom w:val="single" w:sz="2" w:space="0" w:color="D9D9D9"/>
              <w:right w:val="none" w:sz="0" w:space="0" w:color="FFFFFF"/>
            </w:tcBorders>
            <w:tcMar>
              <w:top w:w="60" w:type="dxa"/>
              <w:left w:w="120" w:type="dxa"/>
              <w:bottom w:w="60" w:type="dxa"/>
              <w:right w:w="80" w:type="dxa"/>
            </w:tcMar>
            <w:vAlign w:val="center"/>
          </w:tcPr>
          <w:p w14:paraId="4AD373FC" w14:textId="77777777" w:rsidR="008B50A8" w:rsidRDefault="00473DF8">
            <w:r>
              <w:rPr>
                <w:color w:val="0E6B6B"/>
                <w:sz w:val="19"/>
                <w:szCs w:val="19"/>
              </w:rPr>
              <w:t>12.1</w:t>
            </w:r>
          </w:p>
        </w:tc>
        <w:tc>
          <w:tcPr>
            <w:tcW w:w="6960" w:type="dxa"/>
            <w:tcBorders>
              <w:top w:val="none" w:sz="0" w:space="0" w:color="FFFFFF"/>
              <w:left w:val="none" w:sz="0" w:space="0" w:color="FFFFFF"/>
              <w:bottom w:val="single" w:sz="2" w:space="0" w:color="D9D9D9"/>
              <w:right w:val="none" w:sz="0" w:space="0" w:color="FFFFFF"/>
            </w:tcBorders>
            <w:tcMar>
              <w:top w:w="60" w:type="dxa"/>
              <w:left w:w="480" w:type="dxa"/>
              <w:bottom w:w="60" w:type="dxa"/>
              <w:right w:w="80" w:type="dxa"/>
            </w:tcMar>
            <w:vAlign w:val="center"/>
          </w:tcPr>
          <w:p w14:paraId="2D157805" w14:textId="77777777" w:rsidR="008B50A8" w:rsidRDefault="00473DF8">
            <w:pPr>
              <w:tabs>
                <w:tab w:val="right" w:leader="dot" w:pos="6480"/>
              </w:tabs>
            </w:pPr>
            <w:r>
              <w:rPr>
                <w:color w:val="2A2A2A"/>
                <w:sz w:val="19"/>
                <w:szCs w:val="19"/>
              </w:rPr>
              <w:t>Target Timeline — Tier-0 RTO: 4 Hours | Tier-1 RTO: 8 Hours</w:t>
            </w:r>
            <w:r>
              <w:rPr>
                <w:color w:val="595959"/>
                <w:sz w:val="19"/>
                <w:szCs w:val="19"/>
              </w:rPr>
              <w:tab/>
              <w:t>20</w:t>
            </w:r>
          </w:p>
        </w:tc>
      </w:tr>
      <w:tr w:rsidR="008B50A8" w14:paraId="58AB8333"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7AAD4F5" w14:textId="77777777" w:rsidR="008B50A8" w:rsidRDefault="00473DF8">
            <w:r>
              <w:rPr>
                <w:b/>
                <w:bCs/>
                <w:color w:val="2E5FAC"/>
                <w:sz w:val="22"/>
                <w:szCs w:val="22"/>
              </w:rPr>
              <w:t>Section 13</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FB89EA9" w14:textId="77777777" w:rsidR="008B50A8" w:rsidRDefault="00473DF8">
            <w:pPr>
              <w:tabs>
                <w:tab w:val="right" w:leader="dot" w:pos="6840"/>
              </w:tabs>
            </w:pPr>
            <w:r>
              <w:rPr>
                <w:b/>
                <w:bCs/>
                <w:color w:val="1B2A4A"/>
                <w:sz w:val="22"/>
                <w:szCs w:val="22"/>
              </w:rPr>
              <w:t>Single-Page DR Execution Dashboard</w:t>
            </w:r>
            <w:r>
              <w:rPr>
                <w:color w:val="1B2A4A"/>
                <w:sz w:val="22"/>
                <w:szCs w:val="22"/>
              </w:rPr>
              <w:tab/>
              <w:t>21</w:t>
            </w:r>
          </w:p>
        </w:tc>
      </w:tr>
      <w:tr w:rsidR="008B50A8" w14:paraId="0536F062"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46D51225" w14:textId="77777777" w:rsidR="008B50A8" w:rsidRDefault="00473DF8">
            <w:r>
              <w:rPr>
                <w:b/>
                <w:bCs/>
                <w:color w:val="2E5FAC"/>
                <w:sz w:val="22"/>
                <w:szCs w:val="22"/>
              </w:rPr>
              <w:t>Appendix A</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7725EE61" w14:textId="77777777" w:rsidR="008B50A8" w:rsidRDefault="00473DF8">
            <w:pPr>
              <w:tabs>
                <w:tab w:val="right" w:leader="dot" w:pos="6840"/>
              </w:tabs>
            </w:pPr>
            <w:r>
              <w:rPr>
                <w:b/>
                <w:bCs/>
                <w:color w:val="1B2A4A"/>
                <w:sz w:val="22"/>
                <w:szCs w:val="22"/>
              </w:rPr>
              <w:t>Contact List</w:t>
            </w:r>
            <w:r>
              <w:rPr>
                <w:color w:val="1B2A4A"/>
                <w:sz w:val="22"/>
                <w:szCs w:val="22"/>
              </w:rPr>
              <w:tab/>
              <w:t>22</w:t>
            </w:r>
          </w:p>
        </w:tc>
      </w:tr>
      <w:tr w:rsidR="008B50A8" w14:paraId="03955BD6"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27B09DDE" w14:textId="77777777" w:rsidR="008B50A8" w:rsidRDefault="00473DF8">
            <w:r>
              <w:rPr>
                <w:b/>
                <w:bCs/>
                <w:color w:val="2E5FAC"/>
                <w:sz w:val="22"/>
                <w:szCs w:val="22"/>
              </w:rPr>
              <w:t>Appendix B</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3DA52551" w14:textId="77777777" w:rsidR="008B50A8" w:rsidRDefault="00473DF8">
            <w:pPr>
              <w:tabs>
                <w:tab w:val="right" w:leader="dot" w:pos="6840"/>
              </w:tabs>
            </w:pPr>
            <w:r>
              <w:rPr>
                <w:b/>
                <w:bCs/>
                <w:color w:val="1B2A4A"/>
                <w:sz w:val="22"/>
                <w:szCs w:val="22"/>
              </w:rPr>
              <w:t>Tooling References</w:t>
            </w:r>
            <w:r>
              <w:rPr>
                <w:color w:val="1B2A4A"/>
                <w:sz w:val="22"/>
                <w:szCs w:val="22"/>
              </w:rPr>
              <w:tab/>
              <w:t>22</w:t>
            </w:r>
          </w:p>
        </w:tc>
      </w:tr>
      <w:tr w:rsidR="008B50A8" w14:paraId="0CF4710D" w14:textId="77777777">
        <w:trPr>
          <w:cantSplit/>
        </w:trPr>
        <w:tc>
          <w:tcPr>
            <w:tcW w:w="120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3F0D831" w14:textId="77777777" w:rsidR="008B50A8" w:rsidRDefault="00473DF8">
            <w:r>
              <w:rPr>
                <w:b/>
                <w:bCs/>
                <w:color w:val="2E5FAC"/>
                <w:sz w:val="22"/>
                <w:szCs w:val="22"/>
              </w:rPr>
              <w:t>Appendix C</w:t>
            </w:r>
          </w:p>
        </w:tc>
        <w:tc>
          <w:tcPr>
            <w:tcW w:w="6960" w:type="dxa"/>
            <w:tcBorders>
              <w:top w:val="none" w:sz="0" w:space="0" w:color="FFFFFF"/>
              <w:left w:val="none" w:sz="0" w:space="0" w:color="FFFFFF"/>
              <w:bottom w:val="single" w:sz="6" w:space="0" w:color="2E5FAC"/>
              <w:right w:val="none" w:sz="0" w:space="0" w:color="FFFFFF"/>
            </w:tcBorders>
            <w:shd w:val="clear" w:color="auto" w:fill="D6E4F7"/>
            <w:tcMar>
              <w:top w:w="120" w:type="dxa"/>
              <w:left w:w="120" w:type="dxa"/>
              <w:bottom w:w="120" w:type="dxa"/>
              <w:right w:w="80" w:type="dxa"/>
            </w:tcMar>
            <w:vAlign w:val="center"/>
          </w:tcPr>
          <w:p w14:paraId="19A2932A" w14:textId="77777777" w:rsidR="008B50A8" w:rsidRDefault="00473DF8">
            <w:pPr>
              <w:tabs>
                <w:tab w:val="right" w:leader="dot" w:pos="6840"/>
              </w:tabs>
            </w:pPr>
            <w:r>
              <w:rPr>
                <w:b/>
                <w:bCs/>
                <w:color w:val="1B2A4A"/>
                <w:sz w:val="22"/>
                <w:szCs w:val="22"/>
              </w:rPr>
              <w:t>DR Drill Learnings Log</w:t>
            </w:r>
            <w:r>
              <w:rPr>
                <w:color w:val="1B2A4A"/>
                <w:sz w:val="22"/>
                <w:szCs w:val="22"/>
              </w:rPr>
              <w:tab/>
              <w:t>23</w:t>
            </w:r>
          </w:p>
        </w:tc>
      </w:tr>
    </w:tbl>
    <w:p w14:paraId="18A1BB71"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226566E4" w14:textId="77777777">
        <w:tc>
          <w:tcPr>
            <w:tcW w:w="9360" w:type="dxa"/>
            <w:tcBorders>
              <w:top w:val="single" w:sz="6" w:space="0" w:color="2E5FAC"/>
              <w:left w:val="single" w:sz="4" w:space="0" w:color="D9D9D9"/>
              <w:bottom w:val="single" w:sz="4" w:space="0" w:color="D9D9D9"/>
              <w:right w:val="single" w:sz="4" w:space="0" w:color="D9D9D9"/>
            </w:tcBorders>
            <w:shd w:val="clear" w:color="auto" w:fill="F2F2F2"/>
            <w:tcMar>
              <w:top w:w="100" w:type="dxa"/>
              <w:left w:w="200" w:type="dxa"/>
              <w:bottom w:w="100" w:type="dxa"/>
              <w:right w:w="200" w:type="dxa"/>
            </w:tcMar>
          </w:tcPr>
          <w:p w14:paraId="0FA0AEFA" w14:textId="77777777" w:rsidR="008B50A8" w:rsidRDefault="00473DF8">
            <w:r>
              <w:rPr>
                <w:i/>
                <w:iCs/>
                <w:color w:val="595959"/>
                <w:sz w:val="16"/>
                <w:szCs w:val="16"/>
              </w:rPr>
              <w:t>Note: Page numbers are indicative references to the DR Failover Playbook v1.0. For navigation, use the master playbook document with bookmarked headings.</w:t>
            </w:r>
          </w:p>
        </w:tc>
      </w:tr>
    </w:tbl>
    <w:p w14:paraId="272909E7" w14:textId="77777777" w:rsidR="008B50A8" w:rsidRDefault="008B50A8">
      <w:pPr>
        <w:sectPr w:rsidR="008B50A8">
          <w:headerReference w:type="default" r:id="rId14"/>
          <w:footerReference w:type="default" r:id="rId15"/>
          <w:pgSz w:w="12240" w:h="15840"/>
          <w:pgMar w:top="1080" w:right="1080" w:bottom="1080" w:left="1080" w:header="708" w:footer="708" w:gutter="0"/>
          <w:cols w:space="720"/>
          <w:docGrid w:linePitch="360"/>
        </w:sectPr>
      </w:pPr>
    </w:p>
    <w:p w14:paraId="6C6DAAEC" w14:textId="77777777" w:rsidR="008B50A8" w:rsidRDefault="008B50A8">
      <w:pPr>
        <w:spacing w:before="720"/>
      </w:pPr>
    </w:p>
    <w:p w14:paraId="46430EEE" w14:textId="77777777" w:rsidR="008B50A8" w:rsidRDefault="00473DF8">
      <w:pPr>
        <w:spacing w:after="40"/>
        <w:jc w:val="center"/>
      </w:pPr>
      <w:r>
        <w:rPr>
          <w:b/>
          <w:bCs/>
          <w:color w:val="1B2A4A"/>
          <w:sz w:val="56"/>
          <w:szCs w:val="56"/>
        </w:rPr>
        <w:t>ENTERPRISE DISASTER RECOVERY</w:t>
      </w:r>
    </w:p>
    <w:p w14:paraId="15A08938" w14:textId="77777777" w:rsidR="008B50A8" w:rsidRDefault="00473DF8">
      <w:pPr>
        <w:spacing w:after="80"/>
        <w:jc w:val="center"/>
      </w:pPr>
      <w:r>
        <w:rPr>
          <w:b/>
          <w:bCs/>
          <w:color w:val="2E5FAC"/>
          <w:sz w:val="56"/>
          <w:szCs w:val="56"/>
        </w:rPr>
        <w:t>FAILOVER PLAYBOOK</w:t>
      </w:r>
    </w:p>
    <w:p w14:paraId="4ABCEB21" w14:textId="77777777" w:rsidR="008B50A8" w:rsidRDefault="00473DF8">
      <w:pPr>
        <w:spacing w:after="120"/>
        <w:jc w:val="center"/>
      </w:pPr>
      <w:r>
        <w:rPr>
          <w:color w:val="595959"/>
          <w:sz w:val="26"/>
          <w:szCs w:val="26"/>
        </w:rPr>
        <w:t>On-Premise Data Center Environment</w:t>
      </w:r>
    </w:p>
    <w:p w14:paraId="4C953D42"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469DC39F" w14:textId="77777777">
        <w:tc>
          <w:tcPr>
            <w:tcW w:w="9360" w:type="dxa"/>
            <w:tcBorders>
              <w:top w:val="single" w:sz="4" w:space="0" w:color="1B2A4A"/>
              <w:left w:val="single" w:sz="4" w:space="0" w:color="1B2A4A"/>
              <w:bottom w:val="single" w:sz="4" w:space="0" w:color="1B2A4A"/>
              <w:right w:val="single" w:sz="4" w:space="0" w:color="1B2A4A"/>
            </w:tcBorders>
            <w:shd w:val="clear" w:color="auto" w:fill="1B2A4A"/>
            <w:tcMar>
              <w:top w:w="200" w:type="dxa"/>
              <w:left w:w="300" w:type="dxa"/>
              <w:bottom w:w="200" w:type="dxa"/>
              <w:right w:w="300" w:type="dxa"/>
            </w:tcMar>
          </w:tcPr>
          <w:p w14:paraId="145BF8E0" w14:textId="77777777" w:rsidR="008B50A8" w:rsidRDefault="00473DF8">
            <w:pPr>
              <w:spacing w:before="60" w:after="20"/>
              <w:jc w:val="center"/>
            </w:pPr>
            <w:r>
              <w:rPr>
                <w:b/>
                <w:bCs/>
                <w:color w:val="FFFFFF"/>
                <w:sz w:val="20"/>
                <w:szCs w:val="20"/>
              </w:rPr>
              <w:t>DR Enablement Program | Disaster Recovery Execution Document</w:t>
            </w:r>
          </w:p>
          <w:p w14:paraId="2767726F" w14:textId="77777777" w:rsidR="008B50A8" w:rsidRDefault="00473DF8">
            <w:pPr>
              <w:spacing w:before="20" w:after="60"/>
              <w:jc w:val="center"/>
            </w:pPr>
            <w:r>
              <w:rPr>
                <w:color w:val="AACFFF"/>
              </w:rPr>
              <w:t>Classification: CONFIDENTIAL | Version: 1.0 | Status: APPROVED FOR EXECUTION</w:t>
            </w:r>
          </w:p>
        </w:tc>
      </w:tr>
    </w:tbl>
    <w:p w14:paraId="2D66868D" w14:textId="77777777" w:rsidR="008B50A8" w:rsidRDefault="008B50A8">
      <w:pPr>
        <w:spacing w:before="80" w:after="80"/>
      </w:pPr>
    </w:p>
    <w:p w14:paraId="51449641"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50A8" w14:paraId="6CF66604"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451CF2" w14:textId="77777777" w:rsidR="008B50A8" w:rsidRDefault="00473DF8">
            <w:pPr>
              <w:spacing w:before="40" w:after="40"/>
            </w:pPr>
            <w:r>
              <w:rPr>
                <w:b/>
                <w:bCs/>
                <w:color w:val="1B2A4A"/>
              </w:rPr>
              <w:t>Document Owner</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7447E2" w14:textId="77777777" w:rsidR="008B50A8" w:rsidRDefault="00473DF8">
            <w:pPr>
              <w:spacing w:before="40" w:after="40"/>
            </w:pPr>
            <w:r>
              <w:rPr>
                <w:color w:val="000000"/>
              </w:rPr>
              <w:t>DR Program Director / CTO Office</w:t>
            </w:r>
          </w:p>
        </w:tc>
      </w:tr>
      <w:tr w:rsidR="008B50A8" w14:paraId="4CDC240A"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B49B24" w14:textId="77777777" w:rsidR="008B50A8" w:rsidRDefault="00473DF8">
            <w:pPr>
              <w:spacing w:before="40" w:after="40"/>
            </w:pPr>
            <w:r>
              <w:rPr>
                <w:b/>
                <w:bCs/>
                <w:color w:val="1B2A4A"/>
              </w:rPr>
              <w:t>Approver</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B09F4E" w14:textId="77777777" w:rsidR="008B50A8" w:rsidRDefault="00473DF8">
            <w:pPr>
              <w:spacing w:before="40" w:after="40"/>
            </w:pPr>
            <w:r>
              <w:rPr>
                <w:color w:val="000000"/>
              </w:rPr>
              <w:t>Chief Technology Officer / CISO</w:t>
            </w:r>
          </w:p>
        </w:tc>
      </w:tr>
      <w:tr w:rsidR="008B50A8" w14:paraId="1BA75E76"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5F7006" w14:textId="77777777" w:rsidR="008B50A8" w:rsidRDefault="00473DF8">
            <w:pPr>
              <w:spacing w:before="40" w:after="40"/>
            </w:pPr>
            <w:r>
              <w:rPr>
                <w:b/>
                <w:bCs/>
                <w:color w:val="1B2A4A"/>
              </w:rPr>
              <w:t>Document Version</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595F3C" w14:textId="77777777" w:rsidR="008B50A8" w:rsidRDefault="00473DF8">
            <w:pPr>
              <w:spacing w:before="40" w:after="40"/>
            </w:pPr>
            <w:r>
              <w:rPr>
                <w:color w:val="000000"/>
              </w:rPr>
              <w:t>1.0 — Production Release</w:t>
            </w:r>
          </w:p>
        </w:tc>
      </w:tr>
      <w:tr w:rsidR="008B50A8" w14:paraId="1FCE5321"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DF8A4A" w14:textId="77777777" w:rsidR="008B50A8" w:rsidRDefault="00473DF8">
            <w:pPr>
              <w:spacing w:before="40" w:after="40"/>
            </w:pPr>
            <w:r>
              <w:rPr>
                <w:b/>
                <w:bCs/>
                <w:color w:val="1B2A4A"/>
              </w:rPr>
              <w:t>Review Cycle</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0C92647" w14:textId="77777777" w:rsidR="008B50A8" w:rsidRDefault="00473DF8">
            <w:pPr>
              <w:spacing w:before="40" w:after="40"/>
            </w:pPr>
            <w:r>
              <w:rPr>
                <w:color w:val="000000"/>
              </w:rPr>
              <w:t>Quarterly / Post-DR Drill / Post-Incident</w:t>
            </w:r>
          </w:p>
        </w:tc>
      </w:tr>
      <w:tr w:rsidR="008B50A8" w14:paraId="58A09A0A"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57CA97" w14:textId="77777777" w:rsidR="008B50A8" w:rsidRDefault="00473DF8">
            <w:pPr>
              <w:spacing w:before="40" w:after="40"/>
            </w:pPr>
            <w:r>
              <w:rPr>
                <w:b/>
                <w:bCs/>
                <w:color w:val="1B2A4A"/>
              </w:rPr>
              <w:t>Alignment</w:t>
            </w:r>
          </w:p>
        </w:tc>
        <w:tc>
          <w:tcPr>
            <w:tcW w:w="6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803E623" w14:textId="77777777" w:rsidR="008B50A8" w:rsidRDefault="00473DF8">
            <w:pPr>
              <w:spacing w:before="40" w:after="40"/>
            </w:pPr>
            <w:r>
              <w:rPr>
                <w:color w:val="000000"/>
              </w:rPr>
              <w:t>ISO 22301 | NIST SP 800-34 | ITIL v4 | COBIT 2019</w:t>
            </w:r>
          </w:p>
        </w:tc>
      </w:tr>
    </w:tbl>
    <w:p w14:paraId="24425CDB" w14:textId="77777777" w:rsidR="008B50A8" w:rsidRDefault="00473DF8">
      <w:r>
        <w:br w:type="page"/>
      </w:r>
    </w:p>
    <w:p w14:paraId="20F114A1" w14:textId="77777777" w:rsidR="008B50A8" w:rsidRDefault="00473DF8">
      <w:pPr>
        <w:pStyle w:val="Heading1"/>
        <w:pBdr>
          <w:bottom w:val="single" w:sz="8" w:space="4" w:color="2E5FAC"/>
        </w:pBdr>
      </w:pPr>
      <w:r>
        <w:t>Section 1 — Executive Summary</w:t>
      </w:r>
    </w:p>
    <w:p w14:paraId="5BB11A83" w14:textId="77777777" w:rsidR="008B50A8" w:rsidRDefault="00473DF8">
      <w:pPr>
        <w:pStyle w:val="Heading2"/>
      </w:pPr>
      <w:r>
        <w:t>1.1  Objective of the Playbook</w:t>
      </w:r>
    </w:p>
    <w:p w14:paraId="3452EC02" w14:textId="77777777" w:rsidR="008B50A8" w:rsidRDefault="00473DF8">
      <w:pPr>
        <w:spacing w:before="60" w:after="60"/>
      </w:pPr>
      <w:r>
        <w:rPr>
          <w:color w:val="000000"/>
        </w:rPr>
        <w:t>This Enterprise DR Failover Playbook constitutes the primary execution document governing the orchestrated recovery of on-premise data-center workloads to the designated Disaster Recovery (DR) site. It operationalizes the organization's DR Strategy and translates Business Impact Analysis (BIA) outcomes into actionable, sequenced technical and governance procedures.</w:t>
      </w:r>
    </w:p>
    <w:p w14:paraId="6C34C916" w14:textId="77777777" w:rsidR="008B50A8" w:rsidRDefault="008B50A8">
      <w:pPr>
        <w:spacing w:before="80" w:after="80"/>
      </w:pPr>
    </w:p>
    <w:p w14:paraId="40135252" w14:textId="77777777" w:rsidR="008B50A8" w:rsidRDefault="00473DF8">
      <w:pPr>
        <w:spacing w:before="60" w:after="60"/>
      </w:pPr>
      <w:r>
        <w:rPr>
          <w:b/>
          <w:bCs/>
          <w:color w:val="000000"/>
        </w:rPr>
        <w:t>The playbook is designed to serve three audiences simultaneously:</w:t>
      </w:r>
    </w:p>
    <w:p w14:paraId="4049DB0C" w14:textId="77777777" w:rsidR="008B50A8" w:rsidRDefault="00473DF8">
      <w:pPr>
        <w:pStyle w:val="ListParagraph"/>
        <w:numPr>
          <w:ilvl w:val="0"/>
          <w:numId w:val="2"/>
        </w:numPr>
        <w:spacing w:before="40" w:after="40"/>
      </w:pPr>
      <w:r>
        <w:t>Incident Commander &amp; Senior Leadership — governance checkpoints, decision authority, and status visibility</w:t>
      </w:r>
    </w:p>
    <w:p w14:paraId="6C652B3B" w14:textId="77777777" w:rsidR="008B50A8" w:rsidRDefault="00473DF8">
      <w:pPr>
        <w:pStyle w:val="ListParagraph"/>
        <w:numPr>
          <w:ilvl w:val="0"/>
          <w:numId w:val="2"/>
        </w:numPr>
        <w:spacing w:before="40" w:after="40"/>
      </w:pPr>
      <w:r>
        <w:t>Infrastructure &amp; Platform Teams — layer-specific technical runbooks with pre-conditions, execution steps, and validation</w:t>
      </w:r>
    </w:p>
    <w:p w14:paraId="00386867" w14:textId="77777777" w:rsidR="008B50A8" w:rsidRDefault="00473DF8">
      <w:pPr>
        <w:pStyle w:val="ListParagraph"/>
        <w:numPr>
          <w:ilvl w:val="0"/>
          <w:numId w:val="2"/>
        </w:numPr>
        <w:spacing w:before="40" w:after="40"/>
      </w:pPr>
      <w:r>
        <w:t>Application &amp; Business Teams — application recovery sequencing, dependency awareness, and business validation criteria</w:t>
      </w:r>
    </w:p>
    <w:p w14:paraId="0F09F589" w14:textId="77777777" w:rsidR="008B50A8" w:rsidRDefault="008B50A8">
      <w:pPr>
        <w:spacing w:before="80" w:after="80"/>
      </w:pPr>
    </w:p>
    <w:p w14:paraId="0C1D5281" w14:textId="77777777" w:rsidR="008B50A8" w:rsidRDefault="00473DF8">
      <w:pPr>
        <w:pStyle w:val="Heading2"/>
      </w:pPr>
      <w:r>
        <w:t>1.2  Scope — Systems &amp; Technology Layers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4480"/>
      </w:tblGrid>
      <w:tr w:rsidR="008B50A8" w14:paraId="5FD37E92"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BF2D684" w14:textId="77777777" w:rsidR="008B50A8" w:rsidRDefault="00473DF8">
            <w:pPr>
              <w:spacing w:before="40" w:after="40"/>
            </w:pPr>
            <w:r>
              <w:rPr>
                <w:b/>
                <w:bCs/>
                <w:color w:val="FFFFFF"/>
              </w:rPr>
              <w:t>#</w:t>
            </w:r>
          </w:p>
        </w:tc>
        <w:tc>
          <w:tcPr>
            <w:tcW w:w="34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E1C6612" w14:textId="77777777" w:rsidR="008B50A8" w:rsidRDefault="00473DF8">
            <w:pPr>
              <w:spacing w:before="40" w:after="40"/>
            </w:pPr>
            <w:r>
              <w:rPr>
                <w:b/>
                <w:bCs/>
                <w:color w:val="FFFFFF"/>
              </w:rPr>
              <w:t>Technology Layer</w:t>
            </w:r>
          </w:p>
        </w:tc>
        <w:tc>
          <w:tcPr>
            <w:tcW w:w="44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2847D9A" w14:textId="77777777" w:rsidR="008B50A8" w:rsidRDefault="00473DF8">
            <w:pPr>
              <w:spacing w:before="40" w:after="40"/>
            </w:pPr>
            <w:r>
              <w:rPr>
                <w:b/>
                <w:bCs/>
                <w:color w:val="FFFFFF"/>
              </w:rPr>
              <w:t>Components in Scope</w:t>
            </w:r>
          </w:p>
        </w:tc>
      </w:tr>
      <w:tr w:rsidR="008B50A8" w14:paraId="3FA06124"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AB8A2B" w14:textId="77777777" w:rsidR="008B50A8" w:rsidRDefault="00473DF8">
            <w:pPr>
              <w:spacing w:before="40" w:after="40"/>
            </w:pPr>
            <w:r>
              <w:rPr>
                <w:color w:val="000000"/>
                <w:sz w:val="17"/>
                <w:szCs w:val="17"/>
              </w:rPr>
              <w:t>1</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E07961" w14:textId="77777777" w:rsidR="008B50A8" w:rsidRDefault="00473DF8">
            <w:pPr>
              <w:spacing w:before="40" w:after="40"/>
            </w:pPr>
            <w:r>
              <w:rPr>
                <w:color w:val="000000"/>
                <w:sz w:val="17"/>
                <w:szCs w:val="17"/>
              </w:rPr>
              <w:t>Storage</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9D24F9" w14:textId="77777777" w:rsidR="008B50A8" w:rsidRDefault="00473DF8">
            <w:pPr>
              <w:spacing w:before="40" w:after="40"/>
            </w:pPr>
            <w:r>
              <w:rPr>
                <w:color w:val="000000"/>
                <w:sz w:val="17"/>
                <w:szCs w:val="17"/>
              </w:rPr>
              <w:t>SAN (Fibre Channel), NAS (NFS/CIFS), Synchronous &amp; Asynchronous Replication, Snapshots (NetApp/EMC)</w:t>
            </w:r>
          </w:p>
        </w:tc>
      </w:tr>
      <w:tr w:rsidR="008B50A8" w14:paraId="1CAF6FC8"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BB763A" w14:textId="77777777" w:rsidR="008B50A8" w:rsidRDefault="00473DF8">
            <w:pPr>
              <w:spacing w:before="40" w:after="40"/>
            </w:pPr>
            <w:r>
              <w:rPr>
                <w:color w:val="000000"/>
                <w:sz w:val="17"/>
                <w:szCs w:val="17"/>
              </w:rPr>
              <w:t>2</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0B341DF" w14:textId="77777777" w:rsidR="008B50A8" w:rsidRDefault="00473DF8">
            <w:pPr>
              <w:spacing w:before="40" w:after="40"/>
            </w:pPr>
            <w:r>
              <w:rPr>
                <w:color w:val="000000"/>
                <w:sz w:val="17"/>
                <w:szCs w:val="17"/>
              </w:rPr>
              <w:t>Virtualization</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F2E7B2" w14:textId="77777777" w:rsidR="008B50A8" w:rsidRDefault="00473DF8">
            <w:pPr>
              <w:spacing w:before="40" w:after="40"/>
            </w:pPr>
            <w:r>
              <w:rPr>
                <w:color w:val="000000"/>
                <w:sz w:val="17"/>
                <w:szCs w:val="17"/>
              </w:rPr>
              <w:t>VMware vSphere 7.x / 8.x, vCenter, ESXi Hosts, vSAN, SRM (Site Recovery Manager)</w:t>
            </w:r>
          </w:p>
        </w:tc>
      </w:tr>
      <w:tr w:rsidR="008B50A8" w14:paraId="12678688"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601683" w14:textId="77777777" w:rsidR="008B50A8" w:rsidRDefault="00473DF8">
            <w:pPr>
              <w:spacing w:before="40" w:after="40"/>
            </w:pPr>
            <w:r>
              <w:rPr>
                <w:color w:val="000000"/>
                <w:sz w:val="17"/>
                <w:szCs w:val="17"/>
              </w:rPr>
              <w:t>3</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4C64AD" w14:textId="77777777" w:rsidR="008B50A8" w:rsidRDefault="00473DF8">
            <w:pPr>
              <w:spacing w:before="40" w:after="40"/>
            </w:pPr>
            <w:r>
              <w:rPr>
                <w:color w:val="000000"/>
                <w:sz w:val="17"/>
                <w:szCs w:val="17"/>
              </w:rPr>
              <w:t>Network</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BF0675" w14:textId="77777777" w:rsidR="008B50A8" w:rsidRDefault="00473DF8">
            <w:pPr>
              <w:spacing w:before="40" w:after="40"/>
            </w:pPr>
            <w:r>
              <w:rPr>
                <w:color w:val="000000"/>
                <w:sz w:val="17"/>
                <w:szCs w:val="17"/>
              </w:rPr>
              <w:t>Core/Distribution Switches, Firewalls (Palo Alto/Cisco ASA), Load Balancers (F5/NSX ALB), BGP/OSPF Routing</w:t>
            </w:r>
          </w:p>
        </w:tc>
      </w:tr>
      <w:tr w:rsidR="008B50A8" w14:paraId="64A65934"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8A0C296" w14:textId="77777777" w:rsidR="008B50A8" w:rsidRDefault="00473DF8">
            <w:pPr>
              <w:spacing w:before="40" w:after="40"/>
            </w:pPr>
            <w:r>
              <w:rPr>
                <w:color w:val="000000"/>
                <w:sz w:val="17"/>
                <w:szCs w:val="17"/>
              </w:rPr>
              <w:t>4</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55AA4B" w14:textId="77777777" w:rsidR="008B50A8" w:rsidRDefault="00473DF8">
            <w:pPr>
              <w:spacing w:before="40" w:after="40"/>
            </w:pPr>
            <w:r>
              <w:rPr>
                <w:color w:val="000000"/>
                <w:sz w:val="17"/>
                <w:szCs w:val="17"/>
              </w:rPr>
              <w:t>DNS / IPAM</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72C2C3" w14:textId="77777777" w:rsidR="008B50A8" w:rsidRDefault="00473DF8">
            <w:pPr>
              <w:spacing w:before="40" w:after="40"/>
            </w:pPr>
            <w:r>
              <w:rPr>
                <w:color w:val="000000"/>
                <w:sz w:val="17"/>
                <w:szCs w:val="17"/>
              </w:rPr>
              <w:t>Primary/Secondary DNS, Split-brain DNS, IPAM (Infoblox)</w:t>
            </w:r>
          </w:p>
        </w:tc>
      </w:tr>
      <w:tr w:rsidR="008B50A8" w14:paraId="42053441"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B8F9BA" w14:textId="77777777" w:rsidR="008B50A8" w:rsidRDefault="00473DF8">
            <w:pPr>
              <w:spacing w:before="40" w:after="40"/>
            </w:pPr>
            <w:r>
              <w:rPr>
                <w:color w:val="000000"/>
                <w:sz w:val="17"/>
                <w:szCs w:val="17"/>
              </w:rPr>
              <w:t>5</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F514C9B" w14:textId="77777777" w:rsidR="008B50A8" w:rsidRDefault="00473DF8">
            <w:pPr>
              <w:spacing w:before="40" w:after="40"/>
            </w:pPr>
            <w:r>
              <w:rPr>
                <w:color w:val="000000"/>
                <w:sz w:val="17"/>
                <w:szCs w:val="17"/>
              </w:rPr>
              <w:t>Identity &amp; Access</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CF4AFB3" w14:textId="77777777" w:rsidR="008B50A8" w:rsidRDefault="00473DF8">
            <w:pPr>
              <w:spacing w:before="40" w:after="40"/>
            </w:pPr>
            <w:r>
              <w:rPr>
                <w:color w:val="000000"/>
                <w:sz w:val="17"/>
                <w:szCs w:val="17"/>
              </w:rPr>
              <w:t>Active Directory (AD DS, AD FS, Azure AD Connect), LDAP, PAM</w:t>
            </w:r>
          </w:p>
        </w:tc>
      </w:tr>
      <w:tr w:rsidR="008B50A8" w14:paraId="5AAD5EBF"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B26D5D" w14:textId="77777777" w:rsidR="008B50A8" w:rsidRDefault="00473DF8">
            <w:pPr>
              <w:spacing w:before="40" w:after="40"/>
            </w:pPr>
            <w:r>
              <w:rPr>
                <w:color w:val="000000"/>
                <w:sz w:val="17"/>
                <w:szCs w:val="17"/>
              </w:rPr>
              <w:t>6</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41A7B20" w14:textId="77777777" w:rsidR="008B50A8" w:rsidRDefault="00473DF8">
            <w:pPr>
              <w:spacing w:before="40" w:after="40"/>
            </w:pPr>
            <w:r>
              <w:rPr>
                <w:color w:val="000000"/>
                <w:sz w:val="17"/>
                <w:szCs w:val="17"/>
              </w:rPr>
              <w:t>Databases</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F25B82" w14:textId="77777777" w:rsidR="008B50A8" w:rsidRDefault="00473DF8">
            <w:pPr>
              <w:spacing w:before="40" w:after="40"/>
            </w:pPr>
            <w:r>
              <w:rPr>
                <w:color w:val="000000"/>
                <w:sz w:val="17"/>
                <w:szCs w:val="17"/>
              </w:rPr>
              <w:t>Oracle 19c RAC, Oracle Exadata X8/X9, SQL Server Always On, DB2 pureScale</w:t>
            </w:r>
          </w:p>
        </w:tc>
      </w:tr>
      <w:tr w:rsidR="008B50A8" w14:paraId="372A1C74"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8189B08" w14:textId="77777777" w:rsidR="008B50A8" w:rsidRDefault="00473DF8">
            <w:pPr>
              <w:spacing w:before="40" w:after="40"/>
            </w:pPr>
            <w:r>
              <w:rPr>
                <w:color w:val="000000"/>
                <w:sz w:val="17"/>
                <w:szCs w:val="17"/>
              </w:rPr>
              <w:t>7</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004CFB" w14:textId="77777777" w:rsidR="008B50A8" w:rsidRDefault="00473DF8">
            <w:pPr>
              <w:spacing w:before="40" w:after="40"/>
            </w:pPr>
            <w:r>
              <w:rPr>
                <w:color w:val="000000"/>
                <w:sz w:val="17"/>
                <w:szCs w:val="17"/>
              </w:rPr>
              <w:t>Middleware</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963989" w14:textId="77777777" w:rsidR="008B50A8" w:rsidRDefault="00473DF8">
            <w:pPr>
              <w:spacing w:before="40" w:after="40"/>
            </w:pPr>
            <w:r>
              <w:rPr>
                <w:color w:val="000000"/>
                <w:sz w:val="17"/>
                <w:szCs w:val="17"/>
              </w:rPr>
              <w:t>IBM WebSphere Application Server (Traditional &amp; Liberty), MQ Series</w:t>
            </w:r>
          </w:p>
        </w:tc>
      </w:tr>
      <w:tr w:rsidR="008B50A8" w14:paraId="6297770A"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5926654" w14:textId="77777777" w:rsidR="008B50A8" w:rsidRDefault="00473DF8">
            <w:pPr>
              <w:spacing w:before="40" w:after="40"/>
            </w:pPr>
            <w:r>
              <w:rPr>
                <w:color w:val="000000"/>
                <w:sz w:val="17"/>
                <w:szCs w:val="17"/>
              </w:rPr>
              <w:t>8</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C6C9CB3" w14:textId="77777777" w:rsidR="008B50A8" w:rsidRDefault="00473DF8">
            <w:pPr>
              <w:spacing w:before="40" w:after="40"/>
            </w:pPr>
            <w:r>
              <w:rPr>
                <w:color w:val="000000"/>
                <w:sz w:val="17"/>
                <w:szCs w:val="17"/>
              </w:rPr>
              <w:t>Applications</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C4665B" w14:textId="77777777" w:rsidR="008B50A8" w:rsidRDefault="00473DF8">
            <w:pPr>
              <w:spacing w:before="40" w:after="40"/>
            </w:pPr>
            <w:r>
              <w:rPr>
                <w:color w:val="000000"/>
                <w:sz w:val="17"/>
                <w:szCs w:val="17"/>
              </w:rPr>
              <w:t>Tiered enterprise applications (ERP, CRM, Custom), dependency-mapped</w:t>
            </w:r>
          </w:p>
        </w:tc>
      </w:tr>
      <w:tr w:rsidR="008B50A8" w14:paraId="1A304DB1"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BEAD7F" w14:textId="77777777" w:rsidR="008B50A8" w:rsidRDefault="00473DF8">
            <w:pPr>
              <w:spacing w:before="40" w:after="40"/>
            </w:pPr>
            <w:r>
              <w:rPr>
                <w:color w:val="000000"/>
                <w:sz w:val="17"/>
                <w:szCs w:val="17"/>
              </w:rPr>
              <w:t>9</w:t>
            </w:r>
          </w:p>
        </w:tc>
        <w:tc>
          <w:tcPr>
            <w:tcW w:w="3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912CC70" w14:textId="77777777" w:rsidR="008B50A8" w:rsidRDefault="00473DF8">
            <w:pPr>
              <w:spacing w:before="40" w:after="40"/>
            </w:pPr>
            <w:r>
              <w:rPr>
                <w:color w:val="000000"/>
                <w:sz w:val="17"/>
                <w:szCs w:val="17"/>
              </w:rPr>
              <w:t>Job Scheduling</w:t>
            </w:r>
          </w:p>
        </w:tc>
        <w:tc>
          <w:tcPr>
            <w:tcW w:w="44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399C5D" w14:textId="77777777" w:rsidR="008B50A8" w:rsidRDefault="00473DF8">
            <w:pPr>
              <w:spacing w:before="40" w:after="40"/>
            </w:pPr>
            <w:r>
              <w:rPr>
                <w:color w:val="000000"/>
                <w:sz w:val="17"/>
                <w:szCs w:val="17"/>
              </w:rPr>
              <w:t>BMC Control-M (Distributed &amp; z/OS), batch dependency chains</w:t>
            </w:r>
          </w:p>
        </w:tc>
      </w:tr>
      <w:tr w:rsidR="008B50A8" w14:paraId="578E5D14"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2131BA" w14:textId="77777777" w:rsidR="008B50A8" w:rsidRDefault="00473DF8">
            <w:pPr>
              <w:spacing w:before="40" w:after="40"/>
            </w:pPr>
            <w:r>
              <w:rPr>
                <w:color w:val="000000"/>
                <w:sz w:val="17"/>
                <w:szCs w:val="17"/>
              </w:rPr>
              <w:t>10</w:t>
            </w:r>
          </w:p>
        </w:tc>
        <w:tc>
          <w:tcPr>
            <w:tcW w:w="3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7D9B46" w14:textId="77777777" w:rsidR="008B50A8" w:rsidRDefault="00473DF8">
            <w:pPr>
              <w:spacing w:before="40" w:after="40"/>
            </w:pPr>
            <w:r>
              <w:rPr>
                <w:color w:val="000000"/>
                <w:sz w:val="17"/>
                <w:szCs w:val="17"/>
              </w:rPr>
              <w:t>Mainframe</w:t>
            </w:r>
          </w:p>
        </w:tc>
        <w:tc>
          <w:tcPr>
            <w:tcW w:w="44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BAC7C3" w14:textId="77777777" w:rsidR="008B50A8" w:rsidRDefault="00473DF8">
            <w:pPr>
              <w:spacing w:before="40" w:after="40"/>
            </w:pPr>
            <w:r>
              <w:rPr>
                <w:color w:val="000000"/>
                <w:sz w:val="17"/>
                <w:szCs w:val="17"/>
              </w:rPr>
              <w:t>IBM zSeries (z16), iSeries / AS400 (IBM i Power10)</w:t>
            </w:r>
          </w:p>
        </w:tc>
      </w:tr>
    </w:tbl>
    <w:p w14:paraId="0B95AEEC" w14:textId="77777777" w:rsidR="008B50A8" w:rsidRDefault="008B50A8">
      <w:pPr>
        <w:spacing w:before="80" w:after="80"/>
      </w:pPr>
    </w:p>
    <w:p w14:paraId="0864415F" w14:textId="77777777" w:rsidR="008B50A8" w:rsidRDefault="00473DF8">
      <w:pPr>
        <w:pStyle w:val="Heading2"/>
      </w:pPr>
      <w:r>
        <w:t>1.3  DR Trigger Scenarios</w:t>
      </w:r>
    </w:p>
    <w:p w14:paraId="092C7E61" w14:textId="77777777" w:rsidR="008B50A8" w:rsidRDefault="00473DF8">
      <w:pPr>
        <w:spacing w:before="60" w:after="60"/>
      </w:pPr>
      <w:r>
        <w:rPr>
          <w:color w:val="000000"/>
        </w:rPr>
        <w:t>This playbook is invocable under any of the following declared disaster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50A8" w14:paraId="5409274B" w14:textId="77777777">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AF910CE" w14:textId="77777777" w:rsidR="008B50A8" w:rsidRDefault="00473DF8">
            <w:pPr>
              <w:spacing w:before="40" w:after="40"/>
            </w:pPr>
            <w:r>
              <w:rPr>
                <w:b/>
                <w:bCs/>
                <w:color w:val="FFFFFF"/>
              </w:rPr>
              <w:t>Scenario Category</w:t>
            </w:r>
          </w:p>
        </w:tc>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0065FD8" w14:textId="77777777" w:rsidR="008B50A8" w:rsidRDefault="00473DF8">
            <w:pPr>
              <w:spacing w:before="40" w:after="40"/>
            </w:pPr>
            <w:r>
              <w:rPr>
                <w:b/>
                <w:bCs/>
                <w:color w:val="FFFFFF"/>
              </w:rPr>
              <w:t>Examples</w:t>
            </w:r>
          </w:p>
        </w:tc>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978D00" w14:textId="77777777" w:rsidR="008B50A8" w:rsidRDefault="00473DF8">
            <w:pPr>
              <w:spacing w:before="40" w:after="40"/>
            </w:pPr>
            <w:r>
              <w:rPr>
                <w:b/>
                <w:bCs/>
                <w:color w:val="FFFFFF"/>
              </w:rPr>
              <w:t>Expected Impact</w:t>
            </w:r>
          </w:p>
        </w:tc>
      </w:tr>
      <w:tr w:rsidR="008B50A8" w14:paraId="623C9CB3"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355078" w14:textId="77777777" w:rsidR="008B50A8" w:rsidRDefault="00473DF8">
            <w:pPr>
              <w:spacing w:before="40" w:after="40"/>
            </w:pPr>
            <w:r>
              <w:rPr>
                <w:color w:val="000000"/>
                <w:sz w:val="17"/>
                <w:szCs w:val="17"/>
              </w:rPr>
              <w:t>Facility / Physical</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5CFED5" w14:textId="77777777" w:rsidR="008B50A8" w:rsidRDefault="00473DF8">
            <w:pPr>
              <w:spacing w:before="40" w:after="40"/>
            </w:pPr>
            <w:r>
              <w:rPr>
                <w:color w:val="000000"/>
                <w:sz w:val="17"/>
                <w:szCs w:val="17"/>
              </w:rPr>
              <w:t>Fire, flood, power failure, HVAC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A9194E" w14:textId="77777777" w:rsidR="008B50A8" w:rsidRDefault="00473DF8">
            <w:pPr>
              <w:spacing w:before="40" w:after="40"/>
            </w:pPr>
            <w:r>
              <w:rPr>
                <w:color w:val="000000"/>
                <w:sz w:val="17"/>
                <w:szCs w:val="17"/>
              </w:rPr>
              <w:t>Complete loss of Primary DC</w:t>
            </w:r>
          </w:p>
        </w:tc>
      </w:tr>
      <w:tr w:rsidR="008B50A8" w14:paraId="11419A43" w14:textId="77777777">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547749" w14:textId="77777777" w:rsidR="008B50A8" w:rsidRDefault="00473DF8">
            <w:pPr>
              <w:spacing w:before="40" w:after="40"/>
            </w:pPr>
            <w:r>
              <w:rPr>
                <w:color w:val="000000"/>
                <w:sz w:val="17"/>
                <w:szCs w:val="17"/>
              </w:rPr>
              <w:t>Cyber / Security</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7119D1" w14:textId="77777777" w:rsidR="008B50A8" w:rsidRDefault="00473DF8">
            <w:pPr>
              <w:spacing w:before="40" w:after="40"/>
            </w:pPr>
            <w:r>
              <w:rPr>
                <w:color w:val="000000"/>
                <w:sz w:val="17"/>
                <w:szCs w:val="17"/>
              </w:rPr>
              <w:t>Ransomware, destructive malware, DDoS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F828C9" w14:textId="77777777" w:rsidR="008B50A8" w:rsidRDefault="00473DF8">
            <w:pPr>
              <w:spacing w:before="40" w:after="40"/>
            </w:pPr>
            <w:r>
              <w:rPr>
                <w:color w:val="000000"/>
                <w:sz w:val="17"/>
                <w:szCs w:val="17"/>
              </w:rPr>
              <w:t>Data corruption, system unavailability</w:t>
            </w:r>
          </w:p>
        </w:tc>
      </w:tr>
      <w:tr w:rsidR="008B50A8" w14:paraId="08BCD8CE"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CC7BDE8" w14:textId="77777777" w:rsidR="008B50A8" w:rsidRDefault="00473DF8">
            <w:pPr>
              <w:spacing w:before="40" w:after="40"/>
            </w:pPr>
            <w:r>
              <w:rPr>
                <w:color w:val="000000"/>
                <w:sz w:val="17"/>
                <w:szCs w:val="17"/>
              </w:rPr>
              <w:t>Infrastructure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5CD1E49" w14:textId="77777777" w:rsidR="008B50A8" w:rsidRDefault="00473DF8">
            <w:pPr>
              <w:spacing w:before="40" w:after="40"/>
            </w:pPr>
            <w:r>
              <w:rPr>
                <w:color w:val="000000"/>
                <w:sz w:val="17"/>
                <w:szCs w:val="17"/>
              </w:rPr>
              <w:t>SAN failure, network fabric collapse, HW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90FA86B" w14:textId="77777777" w:rsidR="008B50A8" w:rsidRDefault="00473DF8">
            <w:pPr>
              <w:spacing w:before="40" w:after="40"/>
            </w:pPr>
            <w:r>
              <w:rPr>
                <w:color w:val="000000"/>
                <w:sz w:val="17"/>
                <w:szCs w:val="17"/>
              </w:rPr>
              <w:t>Loss of critical workloads</w:t>
            </w:r>
          </w:p>
        </w:tc>
      </w:tr>
      <w:tr w:rsidR="008B50A8" w14:paraId="56961618" w14:textId="77777777">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D618B3" w14:textId="77777777" w:rsidR="008B50A8" w:rsidRDefault="00473DF8">
            <w:pPr>
              <w:spacing w:before="40" w:after="40"/>
            </w:pPr>
            <w:r>
              <w:rPr>
                <w:color w:val="000000"/>
                <w:sz w:val="17"/>
                <w:szCs w:val="17"/>
              </w:rPr>
              <w:t>Natural Disaster</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7E57E7" w14:textId="77777777" w:rsidR="008B50A8" w:rsidRDefault="00473DF8">
            <w:pPr>
              <w:spacing w:before="40" w:after="40"/>
            </w:pPr>
            <w:r>
              <w:rPr>
                <w:color w:val="000000"/>
                <w:sz w:val="17"/>
                <w:szCs w:val="17"/>
              </w:rPr>
              <w:t>Earthquake, typhoon, regional power grid loss</w:t>
            </w:r>
          </w:p>
        </w:tc>
        <w:tc>
          <w:tcPr>
            <w:tcW w:w="31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FF20B3" w14:textId="77777777" w:rsidR="008B50A8" w:rsidRDefault="00473DF8">
            <w:pPr>
              <w:spacing w:before="40" w:after="40"/>
            </w:pPr>
            <w:r>
              <w:rPr>
                <w:color w:val="000000"/>
                <w:sz w:val="17"/>
                <w:szCs w:val="17"/>
              </w:rPr>
              <w:t>Multi-system unavailability</w:t>
            </w:r>
          </w:p>
        </w:tc>
      </w:tr>
      <w:tr w:rsidR="008B50A8" w14:paraId="1F84B07A" w14:textId="77777777">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DA70DC" w14:textId="77777777" w:rsidR="008B50A8" w:rsidRDefault="00473DF8">
            <w:pPr>
              <w:spacing w:before="40" w:after="40"/>
            </w:pPr>
            <w:r>
              <w:rPr>
                <w:color w:val="000000"/>
                <w:sz w:val="17"/>
                <w:szCs w:val="17"/>
              </w:rPr>
              <w:t>Human Error / Change Failure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5287A92" w14:textId="77777777" w:rsidR="008B50A8" w:rsidRDefault="00473DF8">
            <w:pPr>
              <w:spacing w:before="40" w:after="40"/>
            </w:pPr>
            <w:r>
              <w:rPr>
                <w:color w:val="000000"/>
                <w:sz w:val="17"/>
                <w:szCs w:val="17"/>
              </w:rPr>
              <w:t>Accidental deletion, failed change causing outage</w:t>
            </w:r>
          </w:p>
        </w:tc>
        <w:tc>
          <w:tcPr>
            <w:tcW w:w="312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F2F3ED" w14:textId="77777777" w:rsidR="008B50A8" w:rsidRDefault="00473DF8">
            <w:pPr>
              <w:spacing w:before="40" w:after="40"/>
            </w:pPr>
            <w:r>
              <w:rPr>
                <w:color w:val="000000"/>
                <w:sz w:val="17"/>
                <w:szCs w:val="17"/>
              </w:rPr>
              <w:t>Application/data loss</w:t>
            </w:r>
          </w:p>
        </w:tc>
      </w:tr>
    </w:tbl>
    <w:p w14:paraId="407308F2" w14:textId="77777777" w:rsidR="008B50A8" w:rsidRDefault="00473DF8">
      <w:r>
        <w:br w:type="page"/>
      </w:r>
    </w:p>
    <w:p w14:paraId="182AF07A" w14:textId="77777777" w:rsidR="008B50A8" w:rsidRDefault="00473DF8">
      <w:pPr>
        <w:pStyle w:val="Heading1"/>
        <w:pBdr>
          <w:bottom w:val="single" w:sz="8" w:space="4" w:color="2E5FAC"/>
        </w:pBdr>
      </w:pPr>
      <w:r>
        <w:t>Section 2 — DR Activation Criteria</w:t>
      </w:r>
    </w:p>
    <w:p w14:paraId="42583384" w14:textId="77777777" w:rsidR="008B50A8" w:rsidRDefault="00473DF8">
      <w:pPr>
        <w:pStyle w:val="Heading2"/>
      </w:pPr>
      <w:r>
        <w:t>2.1  Activation Thresholds</w:t>
      </w:r>
    </w:p>
    <w:p w14:paraId="4CBD1576" w14:textId="77777777" w:rsidR="008B50A8" w:rsidRDefault="00473DF8">
      <w:pPr>
        <w:spacing w:before="60" w:after="60"/>
      </w:pPr>
      <w:r>
        <w:rPr>
          <w:color w:val="000000"/>
        </w:rPr>
        <w:t>DR is formally invoked when one or more of the following conditions are met and validated by the Incident Commander in consultation with the Crisis Management Team:</w:t>
      </w:r>
    </w:p>
    <w:p w14:paraId="0CED26C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8B50A8" w14:paraId="205A6AB1"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F5BB79" w14:textId="77777777" w:rsidR="008B50A8" w:rsidRDefault="00473DF8">
            <w:pPr>
              <w:spacing w:before="40" w:after="40"/>
            </w:pPr>
            <w:r>
              <w:rPr>
                <w:b/>
                <w:bCs/>
                <w:color w:val="FFFFFF"/>
              </w:rPr>
              <w:t>Threshold</w:t>
            </w:r>
          </w:p>
        </w:tc>
        <w:tc>
          <w:tcPr>
            <w:tcW w:w="3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E25CB40" w14:textId="77777777" w:rsidR="008B50A8" w:rsidRDefault="00473DF8">
            <w:pPr>
              <w:spacing w:before="40" w:after="40"/>
            </w:pPr>
            <w:r>
              <w:rPr>
                <w:b/>
                <w:bCs/>
                <w:color w:val="FFFFFF"/>
              </w:rPr>
              <w:t>Condition</w:t>
            </w:r>
          </w:p>
        </w:tc>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AF33C3B" w14:textId="77777777" w:rsidR="008B50A8" w:rsidRDefault="00473DF8">
            <w:pPr>
              <w:spacing w:before="40" w:after="40"/>
            </w:pPr>
            <w:r>
              <w:rPr>
                <w:b/>
                <w:bCs/>
                <w:color w:val="FFFFFF"/>
              </w:rPr>
              <w:t>Authority to Declare</w:t>
            </w:r>
          </w:p>
        </w:tc>
      </w:tr>
      <w:tr w:rsidR="008B50A8" w14:paraId="628B1B55" w14:textId="77777777">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BBD82D" w14:textId="77777777" w:rsidR="008B50A8" w:rsidRDefault="00473DF8">
            <w:pPr>
              <w:spacing w:before="40" w:after="40"/>
            </w:pPr>
            <w:r>
              <w:rPr>
                <w:color w:val="000000"/>
                <w:sz w:val="17"/>
                <w:szCs w:val="17"/>
              </w:rPr>
              <w:t>RTO Breach Imminent</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6101F4" w14:textId="77777777" w:rsidR="008B50A8" w:rsidRDefault="00473DF8">
            <w:pPr>
              <w:spacing w:before="40" w:after="40"/>
            </w:pPr>
            <w:r>
              <w:rPr>
                <w:color w:val="000000"/>
                <w:sz w:val="17"/>
                <w:szCs w:val="17"/>
              </w:rPr>
              <w:t>System unavailability projected to exceed BIA-defined RTO within 2 hours</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94ABAF" w14:textId="77777777" w:rsidR="008B50A8" w:rsidRDefault="00473DF8">
            <w:pPr>
              <w:spacing w:before="40" w:after="40"/>
            </w:pPr>
            <w:r>
              <w:rPr>
                <w:color w:val="000000"/>
                <w:sz w:val="17"/>
                <w:szCs w:val="17"/>
              </w:rPr>
              <w:t>Incident Commander + CTO</w:t>
            </w:r>
          </w:p>
        </w:tc>
      </w:tr>
      <w:tr w:rsidR="008B50A8" w14:paraId="761348EE"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A48604" w14:textId="77777777" w:rsidR="008B50A8" w:rsidRDefault="00473DF8">
            <w:pPr>
              <w:spacing w:before="40" w:after="40"/>
            </w:pPr>
            <w:r>
              <w:rPr>
                <w:color w:val="000000"/>
                <w:sz w:val="17"/>
                <w:szCs w:val="17"/>
              </w:rPr>
              <w:t>Confirmed Total Site Loss</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B6093D" w14:textId="77777777" w:rsidR="008B50A8" w:rsidRDefault="00473DF8">
            <w:pPr>
              <w:spacing w:before="40" w:after="40"/>
            </w:pPr>
            <w:r>
              <w:rPr>
                <w:color w:val="000000"/>
                <w:sz w:val="17"/>
                <w:szCs w:val="17"/>
              </w:rPr>
              <w:t>Primary DC physically inaccessible or destroyed</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8D556F" w14:textId="77777777" w:rsidR="008B50A8" w:rsidRDefault="00473DF8">
            <w:pPr>
              <w:spacing w:before="40" w:after="40"/>
            </w:pPr>
            <w:r>
              <w:rPr>
                <w:color w:val="000000"/>
                <w:sz w:val="17"/>
                <w:szCs w:val="17"/>
              </w:rPr>
              <w:t>CTO / CEO</w:t>
            </w:r>
          </w:p>
        </w:tc>
      </w:tr>
      <w:tr w:rsidR="008B50A8" w14:paraId="7D3C1E5B" w14:textId="77777777">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E1C8D9" w14:textId="77777777" w:rsidR="008B50A8" w:rsidRDefault="00473DF8">
            <w:pPr>
              <w:spacing w:before="40" w:after="40"/>
            </w:pPr>
            <w:r>
              <w:rPr>
                <w:color w:val="000000"/>
                <w:sz w:val="17"/>
                <w:szCs w:val="17"/>
              </w:rPr>
              <w:t>Tier-0 / Tier-1 Unavailability</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E3065F" w14:textId="77777777" w:rsidR="008B50A8" w:rsidRDefault="00473DF8">
            <w:pPr>
              <w:spacing w:before="40" w:after="40"/>
            </w:pPr>
            <w:r>
              <w:rPr>
                <w:color w:val="000000"/>
                <w:sz w:val="17"/>
                <w:szCs w:val="17"/>
              </w:rPr>
              <w:t>All Tier-0 or &gt;50% Tier-1 applications offline &gt;1 hour</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7846AD" w14:textId="77777777" w:rsidR="008B50A8" w:rsidRDefault="00473DF8">
            <w:pPr>
              <w:spacing w:before="40" w:after="40"/>
            </w:pPr>
            <w:r>
              <w:rPr>
                <w:color w:val="000000"/>
                <w:sz w:val="17"/>
                <w:szCs w:val="17"/>
              </w:rPr>
              <w:t>Incident Commander</w:t>
            </w:r>
          </w:p>
        </w:tc>
      </w:tr>
      <w:tr w:rsidR="008B50A8" w14:paraId="4E736E93"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657C27" w14:textId="77777777" w:rsidR="008B50A8" w:rsidRDefault="00473DF8">
            <w:pPr>
              <w:spacing w:before="40" w:after="40"/>
            </w:pPr>
            <w:r>
              <w:rPr>
                <w:color w:val="000000"/>
                <w:sz w:val="17"/>
                <w:szCs w:val="17"/>
              </w:rPr>
              <w:t>Data Integrity Compromise</w:t>
            </w:r>
          </w:p>
        </w:tc>
        <w:tc>
          <w:tcPr>
            <w:tcW w:w="3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5897A4" w14:textId="77777777" w:rsidR="008B50A8" w:rsidRDefault="00473DF8">
            <w:pPr>
              <w:spacing w:before="40" w:after="40"/>
            </w:pPr>
            <w:r>
              <w:rPr>
                <w:color w:val="000000"/>
                <w:sz w:val="17"/>
                <w:szCs w:val="17"/>
              </w:rPr>
              <w:t>Confirmed ransomware or destructive event impacting production data</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BE669D" w14:textId="77777777" w:rsidR="008B50A8" w:rsidRDefault="00473DF8">
            <w:pPr>
              <w:spacing w:before="40" w:after="40"/>
            </w:pPr>
            <w:r>
              <w:rPr>
                <w:color w:val="000000"/>
                <w:sz w:val="17"/>
                <w:szCs w:val="17"/>
              </w:rPr>
              <w:t>CISO + CTO</w:t>
            </w:r>
          </w:p>
        </w:tc>
      </w:tr>
      <w:tr w:rsidR="008B50A8" w14:paraId="4FAA9619" w14:textId="77777777">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65D991" w14:textId="77777777" w:rsidR="008B50A8" w:rsidRDefault="00473DF8">
            <w:pPr>
              <w:spacing w:before="40" w:after="40"/>
            </w:pPr>
            <w:r>
              <w:rPr>
                <w:color w:val="000000"/>
                <w:sz w:val="17"/>
                <w:szCs w:val="17"/>
              </w:rPr>
              <w:t>Infrastructure Non-Recoverable</w:t>
            </w:r>
          </w:p>
        </w:tc>
        <w:tc>
          <w:tcPr>
            <w:tcW w:w="3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585331" w14:textId="77777777" w:rsidR="008B50A8" w:rsidRDefault="00473DF8">
            <w:pPr>
              <w:spacing w:before="40" w:after="40"/>
            </w:pPr>
            <w:r>
              <w:rPr>
                <w:color w:val="000000"/>
                <w:sz w:val="17"/>
                <w:szCs w:val="17"/>
              </w:rPr>
              <w:t>Storage or network layer confirmed non-recoverable in RTO window</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7C252A" w14:textId="77777777" w:rsidR="008B50A8" w:rsidRDefault="00473DF8">
            <w:pPr>
              <w:spacing w:before="40" w:after="40"/>
            </w:pPr>
            <w:r>
              <w:rPr>
                <w:color w:val="000000"/>
                <w:sz w:val="17"/>
                <w:szCs w:val="17"/>
              </w:rPr>
              <w:t>Infra Lead + CTO</w:t>
            </w:r>
          </w:p>
        </w:tc>
      </w:tr>
    </w:tbl>
    <w:p w14:paraId="5E4D0EC1" w14:textId="77777777" w:rsidR="008B50A8" w:rsidRDefault="008B50A8">
      <w:pPr>
        <w:spacing w:before="80" w:after="80"/>
      </w:pPr>
    </w:p>
    <w:p w14:paraId="4D3BDB81" w14:textId="77777777" w:rsidR="008B50A8" w:rsidRDefault="00473DF8">
      <w:pPr>
        <w:pStyle w:val="Heading2"/>
      </w:pPr>
      <w:r>
        <w:t>2.2  Escalation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360"/>
      </w:tblGrid>
      <w:tr w:rsidR="008B50A8" w14:paraId="14C5F433"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C60B218" w14:textId="77777777" w:rsidR="008B50A8" w:rsidRDefault="00473DF8">
            <w:pPr>
              <w:spacing w:before="40" w:after="40"/>
            </w:pPr>
            <w:r>
              <w:rPr>
                <w:b/>
                <w:bCs/>
                <w:color w:val="FFFFFF"/>
              </w:rPr>
              <w:t>Time Elapsed</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49CE81B" w14:textId="77777777" w:rsidR="008B50A8" w:rsidRDefault="00473DF8">
            <w:pPr>
              <w:spacing w:before="40" w:after="40"/>
            </w:pPr>
            <w:r>
              <w:rPr>
                <w:b/>
                <w:bCs/>
                <w:color w:val="FFFFFF"/>
              </w:rPr>
              <w:t>Action Required</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2814626" w14:textId="77777777" w:rsidR="008B50A8" w:rsidRDefault="00473DF8">
            <w:pPr>
              <w:spacing w:before="40" w:after="40"/>
            </w:pPr>
            <w:r>
              <w:rPr>
                <w:b/>
                <w:bCs/>
                <w:color w:val="FFFFFF"/>
              </w:rPr>
              <w:t>Escalation To</w:t>
            </w:r>
          </w:p>
        </w:tc>
        <w:tc>
          <w:tcPr>
            <w:tcW w:w="23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46D00D5" w14:textId="77777777" w:rsidR="008B50A8" w:rsidRDefault="00473DF8">
            <w:pPr>
              <w:spacing w:before="40" w:after="40"/>
            </w:pPr>
            <w:r>
              <w:rPr>
                <w:b/>
                <w:bCs/>
                <w:color w:val="FFFFFF"/>
              </w:rPr>
              <w:t>Decision</w:t>
            </w:r>
          </w:p>
        </w:tc>
      </w:tr>
      <w:tr w:rsidR="008B50A8" w14:paraId="791316CB" w14:textId="77777777">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361615" w14:textId="77777777" w:rsidR="008B50A8" w:rsidRDefault="00473DF8">
            <w:pPr>
              <w:spacing w:before="40" w:after="40"/>
            </w:pPr>
            <w:r>
              <w:rPr>
                <w:color w:val="000000"/>
                <w:sz w:val="17"/>
                <w:szCs w:val="17"/>
              </w:rPr>
              <w:t>0–30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F9D707" w14:textId="77777777" w:rsidR="008B50A8" w:rsidRDefault="00473DF8">
            <w:pPr>
              <w:spacing w:before="40" w:after="40"/>
            </w:pPr>
            <w:r>
              <w:rPr>
                <w:color w:val="000000"/>
                <w:sz w:val="17"/>
                <w:szCs w:val="17"/>
              </w:rPr>
              <w:t>Incident triage &amp; classification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BB189C" w14:textId="77777777" w:rsidR="008B50A8" w:rsidRDefault="00473DF8">
            <w:pPr>
              <w:spacing w:before="40" w:after="40"/>
            </w:pPr>
            <w:r>
              <w:rPr>
                <w:color w:val="000000"/>
                <w:sz w:val="17"/>
                <w:szCs w:val="17"/>
              </w:rPr>
              <w:t>IT Operations Manager</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ABF641" w14:textId="77777777" w:rsidR="008B50A8" w:rsidRDefault="00473DF8">
            <w:pPr>
              <w:spacing w:before="40" w:after="40"/>
            </w:pPr>
            <w:r>
              <w:rPr>
                <w:color w:val="000000"/>
                <w:sz w:val="17"/>
                <w:szCs w:val="17"/>
              </w:rPr>
              <w:t>Engage Infra war room</w:t>
            </w:r>
          </w:p>
        </w:tc>
      </w:tr>
      <w:tr w:rsidR="008B50A8" w14:paraId="745A48CC"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C5E5B43" w14:textId="77777777" w:rsidR="008B50A8" w:rsidRDefault="00473DF8">
            <w:pPr>
              <w:spacing w:before="40" w:after="40"/>
            </w:pPr>
            <w:r>
              <w:rPr>
                <w:color w:val="000000"/>
                <w:sz w:val="17"/>
                <w:szCs w:val="17"/>
              </w:rPr>
              <w:t>30–60 min</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DFFA5E" w14:textId="77777777" w:rsidR="008B50A8" w:rsidRDefault="00473DF8">
            <w:pPr>
              <w:spacing w:before="40" w:after="40"/>
            </w:pPr>
            <w:r>
              <w:rPr>
                <w:color w:val="000000"/>
                <w:sz w:val="17"/>
                <w:szCs w:val="17"/>
              </w:rPr>
              <w:t>Incident severity confirmed</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94F10A" w14:textId="77777777" w:rsidR="008B50A8" w:rsidRDefault="00473DF8">
            <w:pPr>
              <w:spacing w:before="40" w:after="40"/>
            </w:pPr>
            <w:r>
              <w:rPr>
                <w:color w:val="000000"/>
                <w:sz w:val="17"/>
                <w:szCs w:val="17"/>
              </w:rPr>
              <w:t>Incident Commander</w:t>
            </w:r>
          </w:p>
        </w:tc>
        <w:tc>
          <w:tcPr>
            <w:tcW w:w="2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F00770" w14:textId="77777777" w:rsidR="008B50A8" w:rsidRDefault="00473DF8">
            <w:pPr>
              <w:spacing w:before="40" w:after="40"/>
            </w:pPr>
            <w:r>
              <w:rPr>
                <w:color w:val="000000"/>
                <w:sz w:val="17"/>
                <w:szCs w:val="17"/>
              </w:rPr>
              <w:t>Declare Major Incident</w:t>
            </w:r>
          </w:p>
        </w:tc>
      </w:tr>
      <w:tr w:rsidR="008B50A8" w14:paraId="7F090155" w14:textId="77777777">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A7B6A4" w14:textId="77777777" w:rsidR="008B50A8" w:rsidRDefault="00473DF8">
            <w:pPr>
              <w:spacing w:before="40" w:after="40"/>
            </w:pPr>
            <w:r>
              <w:rPr>
                <w:color w:val="000000"/>
                <w:sz w:val="17"/>
                <w:szCs w:val="17"/>
              </w:rPr>
              <w:t>60–90 min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B168739" w14:textId="77777777" w:rsidR="008B50A8" w:rsidRDefault="00473DF8">
            <w:pPr>
              <w:spacing w:before="40" w:after="40"/>
            </w:pPr>
            <w:r>
              <w:rPr>
                <w:color w:val="000000"/>
                <w:sz w:val="17"/>
                <w:szCs w:val="17"/>
              </w:rPr>
              <w:t>Recovery path assessed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4E60CA" w14:textId="77777777" w:rsidR="008B50A8" w:rsidRDefault="00473DF8">
            <w:pPr>
              <w:spacing w:before="40" w:after="40"/>
            </w:pPr>
            <w:r>
              <w:rPr>
                <w:color w:val="000000"/>
                <w:sz w:val="17"/>
                <w:szCs w:val="17"/>
              </w:rPr>
              <w:t>CTO + CISO</w:t>
            </w:r>
          </w:p>
        </w:tc>
        <w:tc>
          <w:tcPr>
            <w:tcW w:w="2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E3D902" w14:textId="77777777" w:rsidR="008B50A8" w:rsidRDefault="00473DF8">
            <w:pPr>
              <w:spacing w:before="40" w:after="40"/>
            </w:pPr>
            <w:r>
              <w:rPr>
                <w:color w:val="000000"/>
                <w:sz w:val="17"/>
                <w:szCs w:val="17"/>
              </w:rPr>
              <w:t>Invoke DR Standby</w:t>
            </w:r>
          </w:p>
        </w:tc>
      </w:tr>
      <w:tr w:rsidR="008B50A8" w14:paraId="2907C651" w14:textId="77777777">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7851164" w14:textId="77777777" w:rsidR="008B50A8" w:rsidRDefault="00473DF8">
            <w:pPr>
              <w:spacing w:before="40" w:after="40"/>
            </w:pPr>
            <w:r>
              <w:rPr>
                <w:color w:val="000000"/>
                <w:sz w:val="17"/>
                <w:szCs w:val="17"/>
              </w:rPr>
              <w:t>90–120 min</w:t>
            </w:r>
          </w:p>
        </w:tc>
        <w:tc>
          <w:tcPr>
            <w:tcW w:w="26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6F8F860" w14:textId="77777777" w:rsidR="008B50A8" w:rsidRDefault="00473DF8">
            <w:pPr>
              <w:spacing w:before="40" w:after="40"/>
            </w:pPr>
            <w:r>
              <w:rPr>
                <w:color w:val="000000"/>
                <w:sz w:val="17"/>
                <w:szCs w:val="17"/>
              </w:rPr>
              <w:t>RTO at risk</w:t>
            </w:r>
          </w:p>
        </w:tc>
        <w:tc>
          <w:tcPr>
            <w:tcW w:w="26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85D6CEA" w14:textId="77777777" w:rsidR="008B50A8" w:rsidRDefault="00473DF8">
            <w:pPr>
              <w:spacing w:before="40" w:after="40"/>
            </w:pPr>
            <w:r>
              <w:rPr>
                <w:color w:val="000000"/>
                <w:sz w:val="17"/>
                <w:szCs w:val="17"/>
              </w:rPr>
              <w:t>CEO + Board Liaison</w:t>
            </w:r>
          </w:p>
        </w:tc>
        <w:tc>
          <w:tcPr>
            <w:tcW w:w="23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33283862" w14:textId="77777777" w:rsidR="008B50A8" w:rsidRDefault="00473DF8">
            <w:pPr>
              <w:spacing w:before="40" w:after="40"/>
            </w:pPr>
            <w:r>
              <w:rPr>
                <w:color w:val="000000"/>
                <w:sz w:val="17"/>
                <w:szCs w:val="17"/>
              </w:rPr>
              <w:t>Declare Disaster; Invoke Failover</w:t>
            </w:r>
          </w:p>
        </w:tc>
      </w:tr>
      <w:tr w:rsidR="008B50A8" w14:paraId="2E6A0A7D" w14:textId="77777777">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A4FEC8A" w14:textId="77777777" w:rsidR="008B50A8" w:rsidRDefault="00473DF8">
            <w:pPr>
              <w:spacing w:before="40" w:after="40"/>
            </w:pPr>
            <w:r>
              <w:rPr>
                <w:color w:val="000000"/>
                <w:sz w:val="17"/>
                <w:szCs w:val="17"/>
              </w:rPr>
              <w:t>Post-Declaration</w:t>
            </w:r>
          </w:p>
        </w:tc>
        <w:tc>
          <w:tcPr>
            <w:tcW w:w="2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7323F2D" w14:textId="77777777" w:rsidR="008B50A8" w:rsidRDefault="00473DF8">
            <w:pPr>
              <w:spacing w:before="40" w:after="40"/>
            </w:pPr>
            <w:r>
              <w:rPr>
                <w:color w:val="000000"/>
                <w:sz w:val="17"/>
                <w:szCs w:val="17"/>
              </w:rPr>
              <w:t>Playbook activated</w:t>
            </w:r>
          </w:p>
        </w:tc>
        <w:tc>
          <w:tcPr>
            <w:tcW w:w="2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DAE8168" w14:textId="77777777" w:rsidR="008B50A8" w:rsidRDefault="00473DF8">
            <w:pPr>
              <w:spacing w:before="40" w:after="40"/>
            </w:pPr>
            <w:r>
              <w:rPr>
                <w:color w:val="000000"/>
                <w:sz w:val="17"/>
                <w:szCs w:val="17"/>
              </w:rPr>
              <w:t>DR Program Director</w:t>
            </w:r>
          </w:p>
        </w:tc>
        <w:tc>
          <w:tcPr>
            <w:tcW w:w="23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AA7475F" w14:textId="77777777" w:rsidR="008B50A8" w:rsidRDefault="00473DF8">
            <w:pPr>
              <w:spacing w:before="40" w:after="40"/>
            </w:pPr>
            <w:r>
              <w:rPr>
                <w:color w:val="000000"/>
                <w:sz w:val="17"/>
                <w:szCs w:val="17"/>
              </w:rPr>
              <w:t>Execute this playbook</w:t>
            </w:r>
          </w:p>
        </w:tc>
      </w:tr>
    </w:tbl>
    <w:p w14:paraId="3521245E"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1D9E5CC1" w14:textId="77777777">
        <w:tc>
          <w:tcPr>
            <w:tcW w:w="9360" w:type="dxa"/>
            <w:tcBorders>
              <w:top w:val="single" w:sz="6" w:space="0" w:color="C00000"/>
              <w:left w:val="single" w:sz="6" w:space="0" w:color="C00000"/>
              <w:bottom w:val="single" w:sz="6" w:space="0" w:color="C00000"/>
              <w:right w:val="single" w:sz="6" w:space="0" w:color="C00000"/>
            </w:tcBorders>
            <w:shd w:val="clear" w:color="auto" w:fill="FAD7D7"/>
            <w:tcMar>
              <w:top w:w="100" w:type="dxa"/>
              <w:left w:w="160" w:type="dxa"/>
              <w:bottom w:w="100" w:type="dxa"/>
              <w:right w:w="160" w:type="dxa"/>
            </w:tcMar>
          </w:tcPr>
          <w:p w14:paraId="537D0483" w14:textId="77777777" w:rsidR="008B50A8" w:rsidRDefault="00473DF8">
            <w:pPr>
              <w:spacing w:before="40" w:after="20"/>
            </w:pPr>
            <w:r>
              <w:rPr>
                <w:b/>
                <w:bCs/>
                <w:color w:val="C00000"/>
                <w:sz w:val="19"/>
                <w:szCs w:val="19"/>
              </w:rPr>
              <w:t>CRITICAL — Non-Negotiable Pre-Requisite</w:t>
            </w:r>
          </w:p>
          <w:p w14:paraId="7E22F1AC" w14:textId="77777777" w:rsidR="008B50A8" w:rsidRDefault="00473DF8">
            <w:pPr>
              <w:spacing w:before="20" w:after="40"/>
            </w:pPr>
            <w:r>
              <w:rPr>
                <w:color w:val="000000"/>
              </w:rPr>
              <w:t>DR must NOT be invoked without written (email / chat-logged) authorization from the designated Decision Authority. Unauthorized failover is considered a change management violation and may result in avoidable data loss.</w:t>
            </w:r>
          </w:p>
        </w:tc>
      </w:tr>
    </w:tbl>
    <w:p w14:paraId="5F5928F6" w14:textId="77777777" w:rsidR="008B50A8" w:rsidRDefault="00473DF8">
      <w:r>
        <w:br w:type="page"/>
      </w:r>
    </w:p>
    <w:p w14:paraId="7A853ED4" w14:textId="77777777" w:rsidR="008B50A8" w:rsidRDefault="00473DF8">
      <w:pPr>
        <w:pStyle w:val="Heading1"/>
        <w:pBdr>
          <w:bottom w:val="single" w:sz="8" w:space="4" w:color="2E5FAC"/>
        </w:pBdr>
      </w:pPr>
      <w:r>
        <w:t>Section 3 — Governance &amp; Command Structure</w:t>
      </w:r>
    </w:p>
    <w:p w14:paraId="64C84692" w14:textId="77777777" w:rsidR="008B50A8" w:rsidRDefault="00473DF8">
      <w:pPr>
        <w:pStyle w:val="Heading2"/>
      </w:pPr>
      <w:r>
        <w:t>3.1  War Room Setup</w:t>
      </w:r>
    </w:p>
    <w:p w14:paraId="72483D1B" w14:textId="77777777" w:rsidR="008B50A8" w:rsidRDefault="00473DF8">
      <w:pPr>
        <w:spacing w:before="60" w:after="60"/>
      </w:pPr>
      <w:r>
        <w:rPr>
          <w:color w:val="000000"/>
        </w:rPr>
        <w:t>Upon DR Declaration, the following war room structure is immediately activated:</w:t>
      </w:r>
    </w:p>
    <w:p w14:paraId="585D2E7E" w14:textId="77777777" w:rsidR="008B50A8" w:rsidRDefault="008B50A8">
      <w:pPr>
        <w:spacing w:before="80" w:after="80"/>
      </w:pPr>
    </w:p>
    <w:p w14:paraId="09CD7104" w14:textId="77777777" w:rsidR="008B50A8" w:rsidRDefault="00473DF8">
      <w:pPr>
        <w:pStyle w:val="ListParagraph"/>
        <w:numPr>
          <w:ilvl w:val="0"/>
          <w:numId w:val="2"/>
        </w:numPr>
        <w:spacing w:before="40" w:after="40"/>
      </w:pPr>
      <w:r>
        <w:rPr>
          <w:b/>
          <w:bCs/>
        </w:rPr>
        <w:t xml:space="preserve">Primary War Room: </w:t>
      </w:r>
      <w:r>
        <w:t>DR Command Center — Building B, Floor 2, Room 204 (or virtual Bridge: [Dial-in TBD])</w:t>
      </w:r>
    </w:p>
    <w:p w14:paraId="297566BE" w14:textId="77777777" w:rsidR="008B50A8" w:rsidRDefault="00473DF8">
      <w:pPr>
        <w:pStyle w:val="ListParagraph"/>
        <w:numPr>
          <w:ilvl w:val="0"/>
          <w:numId w:val="2"/>
        </w:numPr>
        <w:spacing w:before="40" w:after="40"/>
      </w:pPr>
      <w:r>
        <w:rPr>
          <w:b/>
          <w:bCs/>
        </w:rPr>
        <w:t xml:space="preserve">Bridge Line: </w:t>
      </w:r>
      <w:r>
        <w:t>WebEx / Teams bridge — dedicated DR Bridge code activated by IT Ops</w:t>
      </w:r>
    </w:p>
    <w:p w14:paraId="17F35B05" w14:textId="77777777" w:rsidR="008B50A8" w:rsidRDefault="00473DF8">
      <w:pPr>
        <w:pStyle w:val="ListParagraph"/>
        <w:numPr>
          <w:ilvl w:val="0"/>
          <w:numId w:val="2"/>
        </w:numPr>
        <w:spacing w:before="40" w:after="40"/>
      </w:pPr>
      <w:r>
        <w:rPr>
          <w:b/>
          <w:bCs/>
        </w:rPr>
        <w:t xml:space="preserve">Command Duration: </w:t>
      </w:r>
      <w:r>
        <w:t>War room remains active until all Tier-0 and Tier-1 applications are validated as operational at DR site</w:t>
      </w:r>
    </w:p>
    <w:p w14:paraId="6DF79A0B" w14:textId="77777777" w:rsidR="008B50A8" w:rsidRDefault="00473DF8">
      <w:pPr>
        <w:pStyle w:val="ListParagraph"/>
        <w:numPr>
          <w:ilvl w:val="0"/>
          <w:numId w:val="2"/>
        </w:numPr>
        <w:spacing w:before="40" w:after="40"/>
      </w:pPr>
      <w:r>
        <w:rPr>
          <w:b/>
          <w:bCs/>
        </w:rPr>
        <w:t xml:space="preserve">Cadence: </w:t>
      </w:r>
      <w:r>
        <w:t>Status update every 30 minutes to Incident Commander; 60-minute executive briefings</w:t>
      </w:r>
    </w:p>
    <w:p w14:paraId="4EDD7FEC" w14:textId="77777777" w:rsidR="008B50A8" w:rsidRDefault="008B50A8">
      <w:pPr>
        <w:spacing w:before="80" w:after="80"/>
      </w:pPr>
    </w:p>
    <w:p w14:paraId="2281582E" w14:textId="77777777" w:rsidR="008B50A8" w:rsidRDefault="00473DF8">
      <w:pPr>
        <w:pStyle w:val="Heading2"/>
      </w:pPr>
      <w:r>
        <w:t>3.2  RACI —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000"/>
        <w:gridCol w:w="1000"/>
        <w:gridCol w:w="1000"/>
        <w:gridCol w:w="1000"/>
        <w:gridCol w:w="1460"/>
      </w:tblGrid>
      <w:tr w:rsidR="008B50A8" w14:paraId="044F0959"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7208F36" w14:textId="77777777" w:rsidR="008B50A8" w:rsidRDefault="00473DF8">
            <w:pPr>
              <w:spacing w:before="40" w:after="40"/>
            </w:pPr>
            <w:r>
              <w:rPr>
                <w:b/>
                <w:bCs/>
                <w:color w:val="FFFFFF"/>
              </w:rPr>
              <w:t>Role / Activity</w:t>
            </w:r>
          </w:p>
        </w:tc>
        <w:tc>
          <w:tcPr>
            <w:tcW w:w="13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722F4CB" w14:textId="77777777" w:rsidR="008B50A8" w:rsidRDefault="00473DF8">
            <w:pPr>
              <w:spacing w:before="40" w:after="40"/>
            </w:pPr>
            <w:r>
              <w:rPr>
                <w:b/>
                <w:bCs/>
                <w:color w:val="FFFFFF"/>
              </w:rPr>
              <w:t>Incident Cmdr</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315D1FC" w14:textId="77777777" w:rsidR="008B50A8" w:rsidRDefault="00473DF8">
            <w:pPr>
              <w:spacing w:before="40" w:after="40"/>
            </w:pPr>
            <w:r>
              <w:rPr>
                <w:b/>
                <w:bCs/>
                <w:color w:val="FFFFFF"/>
              </w:rPr>
              <w:t>Infra Lead</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72579E6" w14:textId="77777777" w:rsidR="008B50A8" w:rsidRDefault="00473DF8">
            <w:pPr>
              <w:spacing w:before="40" w:after="40"/>
            </w:pPr>
            <w:r>
              <w:rPr>
                <w:b/>
                <w:bCs/>
                <w:color w:val="FFFFFF"/>
              </w:rPr>
              <w:t>App Lead</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C26617" w14:textId="77777777" w:rsidR="008B50A8" w:rsidRDefault="00473DF8">
            <w:pPr>
              <w:spacing w:before="40" w:after="40"/>
            </w:pPr>
            <w:r>
              <w:rPr>
                <w:b/>
                <w:bCs/>
                <w:color w:val="FFFFFF"/>
              </w:rPr>
              <w:t>DB Lead</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3D34BA8" w14:textId="77777777" w:rsidR="008B50A8" w:rsidRDefault="00473DF8">
            <w:pPr>
              <w:spacing w:before="40" w:after="40"/>
            </w:pPr>
            <w:r>
              <w:rPr>
                <w:b/>
                <w:bCs/>
                <w:color w:val="FFFFFF"/>
              </w:rPr>
              <w:t>Network Lead</w:t>
            </w:r>
          </w:p>
        </w:tc>
        <w:tc>
          <w:tcPr>
            <w:tcW w:w="14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C0A5AEE" w14:textId="77777777" w:rsidR="008B50A8" w:rsidRDefault="00473DF8">
            <w:pPr>
              <w:spacing w:before="40" w:after="40"/>
            </w:pPr>
            <w:r>
              <w:rPr>
                <w:b/>
                <w:bCs/>
                <w:color w:val="FFFFFF"/>
              </w:rPr>
              <w:t>Bus. Owner</w:t>
            </w:r>
          </w:p>
        </w:tc>
      </w:tr>
      <w:tr w:rsidR="008B50A8" w14:paraId="17039C5C" w14:textId="77777777">
        <w:tc>
          <w:tcPr>
            <w:tcW w:w="2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726473D" w14:textId="77777777" w:rsidR="008B50A8" w:rsidRDefault="00473DF8">
            <w:pPr>
              <w:spacing w:before="40" w:after="40"/>
            </w:pPr>
            <w:r>
              <w:rPr>
                <w:color w:val="000000"/>
                <w:sz w:val="17"/>
                <w:szCs w:val="17"/>
              </w:rPr>
              <w:t>Declare DR</w:t>
            </w:r>
          </w:p>
        </w:tc>
        <w:tc>
          <w:tcPr>
            <w:tcW w:w="13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287D9EF"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70C07971"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2FFD92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C3AF68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0D0F68F7"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33A84C1" w14:textId="77777777" w:rsidR="008B50A8" w:rsidRDefault="00473DF8">
            <w:pPr>
              <w:spacing w:before="40" w:after="40"/>
            </w:pPr>
            <w:r>
              <w:rPr>
                <w:color w:val="000000"/>
                <w:sz w:val="17"/>
                <w:szCs w:val="17"/>
              </w:rPr>
              <w:t>C</w:t>
            </w:r>
          </w:p>
        </w:tc>
      </w:tr>
      <w:tr w:rsidR="008B50A8" w14:paraId="6D5921BA"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922A66" w14:textId="77777777" w:rsidR="008B50A8" w:rsidRDefault="00473DF8">
            <w:pPr>
              <w:spacing w:before="40" w:after="40"/>
            </w:pPr>
            <w:r>
              <w:rPr>
                <w:color w:val="000000"/>
                <w:sz w:val="17"/>
                <w:szCs w:val="17"/>
              </w:rPr>
              <w:t>Activate War Room</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714EA5"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E2BD46"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88407A6"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26350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CD69EB"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365396E" w14:textId="77777777" w:rsidR="008B50A8" w:rsidRDefault="00473DF8">
            <w:pPr>
              <w:spacing w:before="40" w:after="40"/>
            </w:pPr>
            <w:r>
              <w:rPr>
                <w:color w:val="000000"/>
                <w:sz w:val="17"/>
                <w:szCs w:val="17"/>
              </w:rPr>
              <w:t>I</w:t>
            </w:r>
          </w:p>
        </w:tc>
      </w:tr>
      <w:tr w:rsidR="008B50A8" w14:paraId="0AC385B1"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6FC493" w14:textId="77777777" w:rsidR="008B50A8" w:rsidRDefault="00473DF8">
            <w:pPr>
              <w:spacing w:before="40" w:after="40"/>
            </w:pPr>
            <w:r>
              <w:rPr>
                <w:color w:val="000000"/>
                <w:sz w:val="17"/>
                <w:szCs w:val="17"/>
              </w:rPr>
              <w:t>Storage Failover</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DD4F36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8977A6"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C009F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4B7A3C"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9D3566"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166F95" w14:textId="77777777" w:rsidR="008B50A8" w:rsidRDefault="00473DF8">
            <w:pPr>
              <w:spacing w:before="40" w:after="40"/>
            </w:pPr>
            <w:r>
              <w:rPr>
                <w:color w:val="000000"/>
                <w:sz w:val="17"/>
                <w:szCs w:val="17"/>
              </w:rPr>
              <w:t>I</w:t>
            </w:r>
          </w:p>
        </w:tc>
      </w:tr>
      <w:tr w:rsidR="008B50A8" w14:paraId="04E4ADBC"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EC939F" w14:textId="77777777" w:rsidR="008B50A8" w:rsidRDefault="00473DF8">
            <w:pPr>
              <w:spacing w:before="40" w:after="40"/>
            </w:pPr>
            <w:r>
              <w:rPr>
                <w:color w:val="000000"/>
                <w:sz w:val="17"/>
                <w:szCs w:val="17"/>
              </w:rPr>
              <w:t>VMware / SRM Failover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3E7F6B4"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4F03D39"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69616B"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AF1B4"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A76A31"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A1D7E8" w14:textId="77777777" w:rsidR="008B50A8" w:rsidRDefault="00473DF8">
            <w:pPr>
              <w:spacing w:before="40" w:after="40"/>
            </w:pPr>
            <w:r>
              <w:rPr>
                <w:color w:val="000000"/>
                <w:sz w:val="17"/>
                <w:szCs w:val="17"/>
              </w:rPr>
              <w:t>I</w:t>
            </w:r>
          </w:p>
        </w:tc>
      </w:tr>
      <w:tr w:rsidR="008B50A8" w14:paraId="23B3E7A7"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E9BF97" w14:textId="77777777" w:rsidR="008B50A8" w:rsidRDefault="00473DF8">
            <w:pPr>
              <w:spacing w:before="40" w:after="40"/>
            </w:pPr>
            <w:r>
              <w:rPr>
                <w:color w:val="000000"/>
                <w:sz w:val="17"/>
                <w:szCs w:val="17"/>
              </w:rPr>
              <w:t>Network Cutover</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67E9D5"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827263"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16B09EB"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6860EE"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5B34CC" w14:textId="77777777" w:rsidR="008B50A8" w:rsidRDefault="00473DF8">
            <w:pPr>
              <w:spacing w:before="40" w:after="40"/>
            </w:pPr>
            <w:r>
              <w:rPr>
                <w:color w:val="000000"/>
                <w:sz w:val="17"/>
                <w:szCs w:val="17"/>
              </w:rPr>
              <w:t>A</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0541A3" w14:textId="77777777" w:rsidR="008B50A8" w:rsidRDefault="00473DF8">
            <w:pPr>
              <w:spacing w:before="40" w:after="40"/>
            </w:pPr>
            <w:r>
              <w:rPr>
                <w:color w:val="000000"/>
                <w:sz w:val="17"/>
                <w:szCs w:val="17"/>
              </w:rPr>
              <w:t>I</w:t>
            </w:r>
          </w:p>
        </w:tc>
      </w:tr>
      <w:tr w:rsidR="008B50A8" w14:paraId="36E21787"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CAB88D" w14:textId="77777777" w:rsidR="008B50A8" w:rsidRDefault="00473DF8">
            <w:pPr>
              <w:spacing w:before="40" w:after="40"/>
            </w:pPr>
            <w:r>
              <w:rPr>
                <w:color w:val="000000"/>
                <w:sz w:val="17"/>
                <w:szCs w:val="17"/>
              </w:rPr>
              <w:t>DNS Cutover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16CC9E"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B4A99B"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DB81D7"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10E97A"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D9B508" w14:textId="77777777" w:rsidR="008B50A8" w:rsidRDefault="00473DF8">
            <w:pPr>
              <w:spacing w:before="40" w:after="40"/>
            </w:pPr>
            <w:r>
              <w:rPr>
                <w:color w:val="000000"/>
                <w:sz w:val="17"/>
                <w:szCs w:val="17"/>
              </w:rPr>
              <w:t>A</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02A0DE" w14:textId="77777777" w:rsidR="008B50A8" w:rsidRDefault="00473DF8">
            <w:pPr>
              <w:spacing w:before="40" w:after="40"/>
            </w:pPr>
            <w:r>
              <w:rPr>
                <w:color w:val="000000"/>
                <w:sz w:val="17"/>
                <w:szCs w:val="17"/>
              </w:rPr>
              <w:t>I</w:t>
            </w:r>
          </w:p>
        </w:tc>
      </w:tr>
      <w:tr w:rsidR="008B50A8" w14:paraId="36D2A21D"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AD5656" w14:textId="77777777" w:rsidR="008B50A8" w:rsidRDefault="00473DF8">
            <w:pPr>
              <w:spacing w:before="40" w:after="40"/>
            </w:pPr>
            <w:r>
              <w:rPr>
                <w:color w:val="000000"/>
                <w:sz w:val="17"/>
                <w:szCs w:val="17"/>
              </w:rPr>
              <w:t>AD / Identity Recovery</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D5CEE1"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6E329A"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9825DF"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8F1B36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7B6222"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70A0B8" w14:textId="77777777" w:rsidR="008B50A8" w:rsidRDefault="00473DF8">
            <w:pPr>
              <w:spacing w:before="40" w:after="40"/>
            </w:pPr>
            <w:r>
              <w:rPr>
                <w:color w:val="000000"/>
                <w:sz w:val="17"/>
                <w:szCs w:val="17"/>
              </w:rPr>
              <w:t>I</w:t>
            </w:r>
          </w:p>
        </w:tc>
      </w:tr>
      <w:tr w:rsidR="008B50A8" w14:paraId="2BD84DA9"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A20255" w14:textId="77777777" w:rsidR="008B50A8" w:rsidRDefault="00473DF8">
            <w:pPr>
              <w:spacing w:before="40" w:after="40"/>
            </w:pPr>
            <w:r>
              <w:rPr>
                <w:color w:val="000000"/>
                <w:sz w:val="17"/>
                <w:szCs w:val="17"/>
              </w:rPr>
              <w:t>Database Failover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4061E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BF7B6E7"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307E4E"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6A4DA1"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30E46A"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B7A8ED" w14:textId="77777777" w:rsidR="008B50A8" w:rsidRDefault="00473DF8">
            <w:pPr>
              <w:spacing w:before="40" w:after="40"/>
            </w:pPr>
            <w:r>
              <w:rPr>
                <w:color w:val="000000"/>
                <w:sz w:val="17"/>
                <w:szCs w:val="17"/>
              </w:rPr>
              <w:t>I</w:t>
            </w:r>
          </w:p>
        </w:tc>
      </w:tr>
      <w:tr w:rsidR="008B50A8" w14:paraId="420569BC"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42823C3" w14:textId="77777777" w:rsidR="008B50A8" w:rsidRDefault="00473DF8">
            <w:pPr>
              <w:spacing w:before="40" w:after="40"/>
            </w:pPr>
            <w:r>
              <w:rPr>
                <w:color w:val="000000"/>
                <w:sz w:val="17"/>
                <w:szCs w:val="17"/>
              </w:rPr>
              <w:t>Middleware Recovery</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F0C1BD"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453797"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728415"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41E681"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34CAA4"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24EBF16" w14:textId="77777777" w:rsidR="008B50A8" w:rsidRDefault="00473DF8">
            <w:pPr>
              <w:spacing w:before="40" w:after="40"/>
            </w:pPr>
            <w:r>
              <w:rPr>
                <w:color w:val="000000"/>
                <w:sz w:val="17"/>
                <w:szCs w:val="17"/>
              </w:rPr>
              <w:t>I</w:t>
            </w:r>
          </w:p>
        </w:tc>
      </w:tr>
      <w:tr w:rsidR="008B50A8" w14:paraId="6BB46E2C"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4B63AB8" w14:textId="77777777" w:rsidR="008B50A8" w:rsidRDefault="00473DF8">
            <w:pPr>
              <w:spacing w:before="40" w:after="40"/>
            </w:pPr>
            <w:r>
              <w:rPr>
                <w:color w:val="000000"/>
                <w:sz w:val="17"/>
                <w:szCs w:val="17"/>
              </w:rPr>
              <w:t>App Recovery &amp; Sequencing</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F7947D"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084B9C"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499575"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4F79806"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98FF505"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B7AEA9" w14:textId="77777777" w:rsidR="008B50A8" w:rsidRDefault="00473DF8">
            <w:pPr>
              <w:spacing w:before="40" w:after="40"/>
            </w:pPr>
            <w:r>
              <w:rPr>
                <w:color w:val="000000"/>
                <w:sz w:val="17"/>
                <w:szCs w:val="17"/>
              </w:rPr>
              <w:t>C</w:t>
            </w:r>
          </w:p>
        </w:tc>
      </w:tr>
      <w:tr w:rsidR="008B50A8" w14:paraId="070EDBA5"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F37397" w14:textId="77777777" w:rsidR="008B50A8" w:rsidRDefault="00473DF8">
            <w:pPr>
              <w:spacing w:before="40" w:after="40"/>
            </w:pPr>
            <w:r>
              <w:rPr>
                <w:color w:val="000000"/>
                <w:sz w:val="17"/>
                <w:szCs w:val="17"/>
              </w:rPr>
              <w:t>Mainframe Failover</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A62705"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33C960"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C14A8F"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5560BE5"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1130FA8" w14:textId="77777777" w:rsidR="008B50A8" w:rsidRDefault="00473DF8">
            <w:pPr>
              <w:spacing w:before="40" w:after="40"/>
            </w:pPr>
            <w:r>
              <w:rPr>
                <w:color w:val="000000"/>
                <w:sz w:val="17"/>
                <w:szCs w:val="17"/>
              </w:rPr>
              <w:t>C</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4C7419" w14:textId="77777777" w:rsidR="008B50A8" w:rsidRDefault="00473DF8">
            <w:pPr>
              <w:spacing w:before="40" w:after="40"/>
            </w:pPr>
            <w:r>
              <w:rPr>
                <w:color w:val="000000"/>
                <w:sz w:val="17"/>
                <w:szCs w:val="17"/>
              </w:rPr>
              <w:t>I</w:t>
            </w:r>
          </w:p>
        </w:tc>
      </w:tr>
      <w:tr w:rsidR="008B50A8" w14:paraId="21CC7833" w14:textId="77777777">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00D0662" w14:textId="77777777" w:rsidR="008B50A8" w:rsidRDefault="00473DF8">
            <w:pPr>
              <w:spacing w:before="40" w:after="40"/>
            </w:pPr>
            <w:r>
              <w:rPr>
                <w:color w:val="000000"/>
                <w:sz w:val="17"/>
                <w:szCs w:val="17"/>
              </w:rPr>
              <w:t>Control-M Cutover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EBAB557"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CBBF59"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2786CCF"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F312E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27CE68"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2613A4" w14:textId="77777777" w:rsidR="008B50A8" w:rsidRDefault="00473DF8">
            <w:pPr>
              <w:spacing w:before="40" w:after="40"/>
            </w:pPr>
            <w:r>
              <w:rPr>
                <w:color w:val="000000"/>
                <w:sz w:val="17"/>
                <w:szCs w:val="17"/>
              </w:rPr>
              <w:t>I</w:t>
            </w:r>
          </w:p>
        </w:tc>
      </w:tr>
      <w:tr w:rsidR="008B50A8" w14:paraId="0D781EF0"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C2BF0E7" w14:textId="77777777" w:rsidR="008B50A8" w:rsidRDefault="00473DF8">
            <w:pPr>
              <w:spacing w:before="40" w:after="40"/>
            </w:pPr>
            <w:r>
              <w:rPr>
                <w:color w:val="000000"/>
                <w:sz w:val="17"/>
                <w:szCs w:val="17"/>
              </w:rPr>
              <w:t>Business Validation</w:t>
            </w:r>
          </w:p>
        </w:tc>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C5A67B"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90B159"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F07620" w14:textId="77777777" w:rsidR="008B50A8" w:rsidRDefault="00473DF8">
            <w:pPr>
              <w:spacing w:before="40" w:after="40"/>
            </w:pPr>
            <w:r>
              <w:rPr>
                <w:color w:val="000000"/>
                <w:sz w:val="17"/>
                <w:szCs w:val="17"/>
              </w:rPr>
              <w:t>C</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F09ED0" w14:textId="77777777" w:rsidR="008B50A8" w:rsidRDefault="00473DF8">
            <w:pPr>
              <w:spacing w:before="40" w:after="40"/>
            </w:pPr>
            <w:r>
              <w:rPr>
                <w:color w:val="000000"/>
                <w:sz w:val="17"/>
                <w:szCs w:val="17"/>
              </w:rPr>
              <w:t>I</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096EB4" w14:textId="77777777" w:rsidR="008B50A8" w:rsidRDefault="00473DF8">
            <w:pPr>
              <w:spacing w:before="40" w:after="40"/>
            </w:pPr>
            <w:r>
              <w:rPr>
                <w:color w:val="000000"/>
                <w:sz w:val="17"/>
                <w:szCs w:val="17"/>
              </w:rPr>
              <w:t>I</w:t>
            </w:r>
          </w:p>
        </w:tc>
        <w:tc>
          <w:tcPr>
            <w:tcW w:w="1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E89A67" w14:textId="77777777" w:rsidR="008B50A8" w:rsidRDefault="00473DF8">
            <w:pPr>
              <w:spacing w:before="40" w:after="40"/>
            </w:pPr>
            <w:r>
              <w:rPr>
                <w:color w:val="000000"/>
                <w:sz w:val="17"/>
                <w:szCs w:val="17"/>
              </w:rPr>
              <w:t>A</w:t>
            </w:r>
          </w:p>
        </w:tc>
      </w:tr>
      <w:tr w:rsidR="008B50A8" w14:paraId="776E695A" w14:textId="77777777">
        <w:tc>
          <w:tcPr>
            <w:tcW w:w="2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479588" w14:textId="77777777" w:rsidR="008B50A8" w:rsidRDefault="00473DF8">
            <w:pPr>
              <w:spacing w:before="40" w:after="40"/>
            </w:pPr>
            <w:r>
              <w:rPr>
                <w:color w:val="000000"/>
                <w:sz w:val="17"/>
                <w:szCs w:val="17"/>
              </w:rPr>
              <w:t>Failover Sign-off</w:t>
            </w:r>
          </w:p>
        </w:tc>
        <w:tc>
          <w:tcPr>
            <w:tcW w:w="13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9407306" w14:textId="77777777" w:rsidR="008B50A8" w:rsidRDefault="00473DF8">
            <w:pPr>
              <w:spacing w:before="40" w:after="40"/>
            </w:pPr>
            <w:r>
              <w:rPr>
                <w:color w:val="000000"/>
                <w:sz w:val="17"/>
                <w:szCs w:val="17"/>
              </w:rPr>
              <w:t>A</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889873F"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F163C19"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30C7E79" w14:textId="77777777" w:rsidR="008B50A8" w:rsidRDefault="00473DF8">
            <w:pPr>
              <w:spacing w:before="40" w:after="40"/>
            </w:pPr>
            <w:r>
              <w:rPr>
                <w:color w:val="000000"/>
                <w:sz w:val="17"/>
                <w:szCs w:val="17"/>
              </w:rPr>
              <w:t>R</w:t>
            </w:r>
          </w:p>
        </w:tc>
        <w:tc>
          <w:tcPr>
            <w:tcW w:w="1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15CB74E" w14:textId="77777777" w:rsidR="008B50A8" w:rsidRDefault="00473DF8">
            <w:pPr>
              <w:spacing w:before="40" w:after="40"/>
            </w:pPr>
            <w:r>
              <w:rPr>
                <w:color w:val="000000"/>
                <w:sz w:val="17"/>
                <w:szCs w:val="17"/>
              </w:rPr>
              <w:t>R</w:t>
            </w:r>
          </w:p>
        </w:tc>
        <w:tc>
          <w:tcPr>
            <w:tcW w:w="14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CF112E2" w14:textId="77777777" w:rsidR="008B50A8" w:rsidRDefault="00473DF8">
            <w:pPr>
              <w:spacing w:before="40" w:after="40"/>
            </w:pPr>
            <w:r>
              <w:rPr>
                <w:color w:val="000000"/>
                <w:sz w:val="17"/>
                <w:szCs w:val="17"/>
              </w:rPr>
              <w:t>C</w:t>
            </w:r>
          </w:p>
        </w:tc>
      </w:tr>
    </w:tbl>
    <w:p w14:paraId="61CC8845" w14:textId="77777777" w:rsidR="008B50A8" w:rsidRDefault="00473DF8">
      <w:pPr>
        <w:spacing w:before="60" w:after="60"/>
      </w:pPr>
      <w:r>
        <w:rPr>
          <w:color w:val="595959"/>
          <w:sz w:val="15"/>
          <w:szCs w:val="15"/>
        </w:rPr>
        <w:t>R=Responsible | A=Accountable | C=Consulted | I=Informed</w:t>
      </w:r>
    </w:p>
    <w:p w14:paraId="7E94B287" w14:textId="77777777" w:rsidR="008B50A8" w:rsidRDefault="008B50A8">
      <w:pPr>
        <w:spacing w:before="80" w:after="80"/>
      </w:pPr>
    </w:p>
    <w:p w14:paraId="2991E1BA" w14:textId="77777777" w:rsidR="008B50A8" w:rsidRDefault="00473DF8">
      <w:pPr>
        <w:pStyle w:val="Heading2"/>
      </w:pPr>
      <w:r>
        <w:t>3.3  Communication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800"/>
        <w:gridCol w:w="3360"/>
      </w:tblGrid>
      <w:tr w:rsidR="008B50A8" w14:paraId="02D32BBB"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8D59A3" w14:textId="77777777" w:rsidR="008B50A8" w:rsidRDefault="00473DF8">
            <w:pPr>
              <w:spacing w:before="40" w:after="40"/>
            </w:pPr>
            <w:r>
              <w:rPr>
                <w:b/>
                <w:bCs/>
                <w:color w:val="FFFFFF"/>
              </w:rPr>
              <w:t>Audience</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5B49D7A" w14:textId="77777777" w:rsidR="008B50A8" w:rsidRDefault="00473DF8">
            <w:pPr>
              <w:spacing w:before="40" w:after="40"/>
            </w:pPr>
            <w:r>
              <w:rPr>
                <w:b/>
                <w:bCs/>
                <w:color w:val="FFFFFF"/>
              </w:rPr>
              <w:t>Channel</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D0A344C" w14:textId="77777777" w:rsidR="008B50A8" w:rsidRDefault="00473DF8">
            <w:pPr>
              <w:spacing w:before="40" w:after="40"/>
            </w:pPr>
            <w:r>
              <w:rPr>
                <w:b/>
                <w:bCs/>
                <w:color w:val="FFFFFF"/>
              </w:rPr>
              <w:t>Frequency</w:t>
            </w:r>
          </w:p>
        </w:tc>
        <w:tc>
          <w:tcPr>
            <w:tcW w:w="33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B8545CA" w14:textId="77777777" w:rsidR="008B50A8" w:rsidRDefault="00473DF8">
            <w:pPr>
              <w:spacing w:before="40" w:after="40"/>
            </w:pPr>
            <w:r>
              <w:rPr>
                <w:b/>
                <w:bCs/>
                <w:color w:val="FFFFFF"/>
              </w:rPr>
              <w:t>Owner</w:t>
            </w:r>
          </w:p>
        </w:tc>
      </w:tr>
      <w:tr w:rsidR="008B50A8" w14:paraId="1880C3D3"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415423" w14:textId="77777777" w:rsidR="008B50A8" w:rsidRDefault="00473DF8">
            <w:pPr>
              <w:spacing w:before="40" w:after="40"/>
            </w:pPr>
            <w:r>
              <w:rPr>
                <w:color w:val="000000"/>
                <w:sz w:val="17"/>
                <w:szCs w:val="17"/>
              </w:rPr>
              <w:t>War Room Teams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745AD31" w14:textId="77777777" w:rsidR="008B50A8" w:rsidRDefault="00473DF8">
            <w:pPr>
              <w:spacing w:before="40" w:after="40"/>
            </w:pPr>
            <w:r>
              <w:rPr>
                <w:color w:val="000000"/>
                <w:sz w:val="17"/>
                <w:szCs w:val="17"/>
              </w:rPr>
              <w:t>Teams Bridge / WebEx</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11FF8E" w14:textId="77777777" w:rsidR="008B50A8" w:rsidRDefault="00473DF8">
            <w:pPr>
              <w:spacing w:before="40" w:after="40"/>
            </w:pPr>
            <w:r>
              <w:rPr>
                <w:color w:val="000000"/>
                <w:sz w:val="17"/>
                <w:szCs w:val="17"/>
              </w:rPr>
              <w:t>Continuous</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859A64" w14:textId="77777777" w:rsidR="008B50A8" w:rsidRDefault="00473DF8">
            <w:pPr>
              <w:spacing w:before="40" w:after="40"/>
            </w:pPr>
            <w:r>
              <w:rPr>
                <w:color w:val="000000"/>
                <w:sz w:val="17"/>
                <w:szCs w:val="17"/>
              </w:rPr>
              <w:t>Incident Commander</w:t>
            </w:r>
          </w:p>
        </w:tc>
      </w:tr>
      <w:tr w:rsidR="008B50A8" w14:paraId="30A3B03E"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E532CC" w14:textId="77777777" w:rsidR="008B50A8" w:rsidRDefault="00473DF8">
            <w:pPr>
              <w:spacing w:before="40" w:after="40"/>
            </w:pPr>
            <w:r>
              <w:rPr>
                <w:color w:val="000000"/>
                <w:sz w:val="17"/>
                <w:szCs w:val="17"/>
              </w:rPr>
              <w:t>Executive Leadership</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DA77FA" w14:textId="77777777" w:rsidR="008B50A8" w:rsidRDefault="00473DF8">
            <w:pPr>
              <w:spacing w:before="40" w:after="40"/>
            </w:pPr>
            <w:r>
              <w:rPr>
                <w:color w:val="000000"/>
                <w:sz w:val="17"/>
                <w:szCs w:val="17"/>
              </w:rPr>
              <w:t>Email + Phone</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3990AE" w14:textId="77777777" w:rsidR="008B50A8" w:rsidRDefault="00473DF8">
            <w:pPr>
              <w:spacing w:before="40" w:after="40"/>
            </w:pPr>
            <w:r>
              <w:rPr>
                <w:color w:val="000000"/>
                <w:sz w:val="17"/>
                <w:szCs w:val="17"/>
              </w:rPr>
              <w:t>Every 60 mins</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703B68" w14:textId="77777777" w:rsidR="008B50A8" w:rsidRDefault="00473DF8">
            <w:pPr>
              <w:spacing w:before="40" w:after="40"/>
            </w:pPr>
            <w:r>
              <w:rPr>
                <w:color w:val="000000"/>
                <w:sz w:val="17"/>
                <w:szCs w:val="17"/>
              </w:rPr>
              <w:t>DR Program Director</w:t>
            </w:r>
          </w:p>
        </w:tc>
      </w:tr>
      <w:tr w:rsidR="008B50A8" w14:paraId="5C5C0B1E"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2ACFB7D" w14:textId="77777777" w:rsidR="008B50A8" w:rsidRDefault="00473DF8">
            <w:pPr>
              <w:spacing w:before="40" w:after="40"/>
            </w:pPr>
            <w:r>
              <w:rPr>
                <w:color w:val="000000"/>
                <w:sz w:val="17"/>
                <w:szCs w:val="17"/>
              </w:rPr>
              <w:t>Business Units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38B065" w14:textId="77777777" w:rsidR="008B50A8" w:rsidRDefault="00473DF8">
            <w:pPr>
              <w:spacing w:before="40" w:after="40"/>
            </w:pPr>
            <w:r>
              <w:rPr>
                <w:color w:val="000000"/>
                <w:sz w:val="17"/>
                <w:szCs w:val="17"/>
              </w:rPr>
              <w:t>Email + Intranet Portal</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D3DF31" w14:textId="77777777" w:rsidR="008B50A8" w:rsidRDefault="00473DF8">
            <w:pPr>
              <w:spacing w:before="40" w:after="40"/>
            </w:pPr>
            <w:r>
              <w:rPr>
                <w:color w:val="000000"/>
                <w:sz w:val="17"/>
                <w:szCs w:val="17"/>
              </w:rPr>
              <w:t>Every 90 mins</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264619" w14:textId="77777777" w:rsidR="008B50A8" w:rsidRDefault="00473DF8">
            <w:pPr>
              <w:spacing w:before="40" w:after="40"/>
            </w:pPr>
            <w:r>
              <w:rPr>
                <w:color w:val="000000"/>
                <w:sz w:val="17"/>
                <w:szCs w:val="17"/>
              </w:rPr>
              <w:t>Business Continuity Lead</w:t>
            </w:r>
          </w:p>
        </w:tc>
      </w:tr>
      <w:tr w:rsidR="008B50A8" w14:paraId="6A6A503F"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23562A" w14:textId="77777777" w:rsidR="008B50A8" w:rsidRDefault="00473DF8">
            <w:pPr>
              <w:spacing w:before="40" w:after="40"/>
            </w:pPr>
            <w:r>
              <w:rPr>
                <w:color w:val="000000"/>
                <w:sz w:val="17"/>
                <w:szCs w:val="17"/>
              </w:rPr>
              <w:t>All Staff</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AD620D" w14:textId="77777777" w:rsidR="008B50A8" w:rsidRDefault="00473DF8">
            <w:pPr>
              <w:spacing w:before="40" w:after="40"/>
            </w:pPr>
            <w:r>
              <w:rPr>
                <w:color w:val="000000"/>
                <w:sz w:val="17"/>
                <w:szCs w:val="17"/>
              </w:rPr>
              <w:t>Intranet / SMS Broadcast</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974991" w14:textId="77777777" w:rsidR="008B50A8" w:rsidRDefault="00473DF8">
            <w:pPr>
              <w:spacing w:before="40" w:after="40"/>
            </w:pPr>
            <w:r>
              <w:rPr>
                <w:color w:val="000000"/>
                <w:sz w:val="17"/>
                <w:szCs w:val="17"/>
              </w:rPr>
              <w:t>At declaration + key milestones</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EE0608" w14:textId="77777777" w:rsidR="008B50A8" w:rsidRDefault="00473DF8">
            <w:pPr>
              <w:spacing w:before="40" w:after="40"/>
            </w:pPr>
            <w:r>
              <w:rPr>
                <w:color w:val="000000"/>
                <w:sz w:val="17"/>
                <w:szCs w:val="17"/>
              </w:rPr>
              <w:t>Corp Comms</w:t>
            </w:r>
          </w:p>
        </w:tc>
      </w:tr>
      <w:tr w:rsidR="008B50A8" w14:paraId="0991582F"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957E18" w14:textId="77777777" w:rsidR="008B50A8" w:rsidRDefault="00473DF8">
            <w:pPr>
              <w:spacing w:before="40" w:after="40"/>
            </w:pPr>
            <w:r>
              <w:rPr>
                <w:color w:val="000000"/>
                <w:sz w:val="17"/>
                <w:szCs w:val="17"/>
              </w:rPr>
              <w:t>Regulators / Customers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132634" w14:textId="77777777" w:rsidR="008B50A8" w:rsidRDefault="00473DF8">
            <w:pPr>
              <w:spacing w:before="40" w:after="40"/>
            </w:pPr>
            <w:r>
              <w:rPr>
                <w:color w:val="000000"/>
                <w:sz w:val="17"/>
                <w:szCs w:val="17"/>
              </w:rPr>
              <w:t>Formal Letter / Hotline</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AD574E" w14:textId="77777777" w:rsidR="008B50A8" w:rsidRDefault="00473DF8">
            <w:pPr>
              <w:spacing w:before="40" w:after="40"/>
            </w:pPr>
            <w:r>
              <w:rPr>
                <w:color w:val="000000"/>
                <w:sz w:val="17"/>
                <w:szCs w:val="17"/>
              </w:rPr>
              <w:t>Per regulatory obligation</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FB30F0" w14:textId="77777777" w:rsidR="008B50A8" w:rsidRDefault="00473DF8">
            <w:pPr>
              <w:spacing w:before="40" w:after="40"/>
            </w:pPr>
            <w:r>
              <w:rPr>
                <w:color w:val="000000"/>
                <w:sz w:val="17"/>
                <w:szCs w:val="17"/>
              </w:rPr>
              <w:t>Legal / Compliance</w:t>
            </w:r>
          </w:p>
        </w:tc>
      </w:tr>
    </w:tbl>
    <w:p w14:paraId="27F0B341" w14:textId="77777777" w:rsidR="008B50A8" w:rsidRDefault="00473DF8">
      <w:r>
        <w:br w:type="page"/>
      </w:r>
    </w:p>
    <w:p w14:paraId="58199695" w14:textId="77777777" w:rsidR="008B50A8" w:rsidRDefault="00473DF8">
      <w:pPr>
        <w:pStyle w:val="Heading1"/>
        <w:pBdr>
          <w:bottom w:val="single" w:sz="8" w:space="4" w:color="2E5FAC"/>
        </w:pBdr>
      </w:pPr>
      <w:r>
        <w:t>Section 4 — High-Level Failover Strategy</w:t>
      </w:r>
    </w:p>
    <w:p w14:paraId="68B2C764" w14:textId="77777777" w:rsidR="008B50A8" w:rsidRDefault="00473DF8">
      <w:pPr>
        <w:pStyle w:val="Heading2"/>
      </w:pPr>
      <w:r>
        <w:t>4.1  Recovery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8B50A8" w14:paraId="32576538"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D982B6F" w14:textId="77777777" w:rsidR="008B50A8" w:rsidRDefault="00473DF8">
            <w:pPr>
              <w:spacing w:before="40" w:after="40"/>
            </w:pPr>
            <w:r>
              <w:rPr>
                <w:b/>
                <w:bCs/>
                <w:color w:val="FFFFFF"/>
              </w:rPr>
              <w:t>Parameter</w:t>
            </w:r>
          </w:p>
        </w:tc>
        <w:tc>
          <w:tcPr>
            <w:tcW w:w="35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1C70E93" w14:textId="77777777" w:rsidR="008B50A8" w:rsidRDefault="00473DF8">
            <w:pPr>
              <w:spacing w:before="40" w:after="40"/>
            </w:pPr>
            <w:r>
              <w:rPr>
                <w:b/>
                <w:bCs/>
                <w:color w:val="FFFFFF"/>
              </w:rPr>
              <w:t>Primary Site (Production)</w:t>
            </w:r>
          </w:p>
        </w:tc>
        <w:tc>
          <w:tcPr>
            <w:tcW w:w="35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C8701A9" w14:textId="77777777" w:rsidR="008B50A8" w:rsidRDefault="00473DF8">
            <w:pPr>
              <w:spacing w:before="40" w:after="40"/>
            </w:pPr>
            <w:r>
              <w:rPr>
                <w:b/>
                <w:bCs/>
                <w:color w:val="FFFFFF"/>
              </w:rPr>
              <w:t>DR Site (Recovery)</w:t>
            </w:r>
          </w:p>
        </w:tc>
      </w:tr>
      <w:tr w:rsidR="008B50A8" w14:paraId="2D8AB567"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D2F15B" w14:textId="77777777" w:rsidR="008B50A8" w:rsidRDefault="00473DF8">
            <w:pPr>
              <w:spacing w:before="40" w:after="40"/>
            </w:pPr>
            <w:r>
              <w:rPr>
                <w:color w:val="000000"/>
                <w:sz w:val="17"/>
                <w:szCs w:val="17"/>
              </w:rPr>
              <w:t>Model</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820C00" w14:textId="77777777" w:rsidR="008B50A8" w:rsidRDefault="00473DF8">
            <w:pPr>
              <w:spacing w:before="40" w:after="40"/>
            </w:pPr>
            <w:r>
              <w:rPr>
                <w:color w:val="000000"/>
                <w:sz w:val="17"/>
                <w:szCs w:val="17"/>
              </w:rPr>
              <w:t>Active</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130A9C" w14:textId="77777777" w:rsidR="008B50A8" w:rsidRDefault="00473DF8">
            <w:pPr>
              <w:spacing w:before="40" w:after="40"/>
            </w:pPr>
            <w:r>
              <w:rPr>
                <w:color w:val="000000"/>
                <w:sz w:val="17"/>
                <w:szCs w:val="17"/>
              </w:rPr>
              <w:t>Passive (Warm Standby)</w:t>
            </w:r>
          </w:p>
        </w:tc>
      </w:tr>
      <w:tr w:rsidR="008B50A8" w14:paraId="7D976B16"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5DEE46" w14:textId="77777777" w:rsidR="008B50A8" w:rsidRDefault="00473DF8">
            <w:pPr>
              <w:spacing w:before="40" w:after="40"/>
            </w:pPr>
            <w:r>
              <w:rPr>
                <w:color w:val="000000"/>
                <w:sz w:val="17"/>
                <w:szCs w:val="17"/>
              </w:rPr>
              <w:t>Location</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8AB7F3" w14:textId="77777777" w:rsidR="008B50A8" w:rsidRDefault="00473DF8">
            <w:pPr>
              <w:spacing w:before="40" w:after="40"/>
            </w:pPr>
            <w:r>
              <w:rPr>
                <w:color w:val="000000"/>
                <w:sz w:val="17"/>
                <w:szCs w:val="17"/>
              </w:rPr>
              <w:t>Primary Data Center — [City A]</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FBFD691" w14:textId="77777777" w:rsidR="008B50A8" w:rsidRDefault="00473DF8">
            <w:pPr>
              <w:spacing w:before="40" w:after="40"/>
            </w:pPr>
            <w:r>
              <w:rPr>
                <w:color w:val="000000"/>
                <w:sz w:val="17"/>
                <w:szCs w:val="17"/>
              </w:rPr>
              <w:t>DR Data Center — [City B] (&gt;100km separation)</w:t>
            </w:r>
          </w:p>
        </w:tc>
      </w:tr>
      <w:tr w:rsidR="008B50A8" w14:paraId="6D38739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F43948" w14:textId="77777777" w:rsidR="008B50A8" w:rsidRDefault="00473DF8">
            <w:pPr>
              <w:spacing w:before="40" w:after="40"/>
            </w:pPr>
            <w:r>
              <w:rPr>
                <w:color w:val="000000"/>
                <w:sz w:val="17"/>
                <w:szCs w:val="17"/>
              </w:rPr>
              <w:t>Connectivity</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46569A" w14:textId="77777777" w:rsidR="008B50A8" w:rsidRDefault="00473DF8">
            <w:pPr>
              <w:spacing w:before="40" w:after="40"/>
            </w:pPr>
            <w:r>
              <w:rPr>
                <w:color w:val="000000"/>
                <w:sz w:val="17"/>
                <w:szCs w:val="17"/>
              </w:rPr>
              <w:t>N/A</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750472" w14:textId="77777777" w:rsidR="008B50A8" w:rsidRDefault="00473DF8">
            <w:pPr>
              <w:spacing w:before="40" w:after="40"/>
            </w:pPr>
            <w:r>
              <w:rPr>
                <w:color w:val="000000"/>
                <w:sz w:val="17"/>
                <w:szCs w:val="17"/>
              </w:rPr>
              <w:t>Dual 10Gbps MPLS + 1Gbps Internet VPN backup</w:t>
            </w:r>
          </w:p>
        </w:tc>
      </w:tr>
      <w:tr w:rsidR="008B50A8" w14:paraId="40E3E45B"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9B72A18" w14:textId="77777777" w:rsidR="008B50A8" w:rsidRDefault="00473DF8">
            <w:pPr>
              <w:spacing w:before="40" w:after="40"/>
            </w:pPr>
            <w:r>
              <w:rPr>
                <w:color w:val="000000"/>
                <w:sz w:val="17"/>
                <w:szCs w:val="17"/>
              </w:rPr>
              <w:t>Storage Replication</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2D6A412" w14:textId="77777777" w:rsidR="008B50A8" w:rsidRDefault="00473DF8">
            <w:pPr>
              <w:spacing w:before="40" w:after="40"/>
            </w:pPr>
            <w:r>
              <w:rPr>
                <w:color w:val="000000"/>
                <w:sz w:val="17"/>
                <w:szCs w:val="17"/>
              </w:rPr>
              <w:t>Source (EMC SRDF Sync / NetApp SnapMirror)</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614013" w14:textId="77777777" w:rsidR="008B50A8" w:rsidRDefault="00473DF8">
            <w:pPr>
              <w:spacing w:before="40" w:after="40"/>
            </w:pPr>
            <w:r>
              <w:rPr>
                <w:color w:val="000000"/>
                <w:sz w:val="17"/>
                <w:szCs w:val="17"/>
              </w:rPr>
              <w:t>Target (Async within 30-min RPO)</w:t>
            </w:r>
          </w:p>
        </w:tc>
      </w:tr>
      <w:tr w:rsidR="008B50A8" w14:paraId="5F367DF8"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BC4D88" w14:textId="77777777" w:rsidR="008B50A8" w:rsidRDefault="00473DF8">
            <w:pPr>
              <w:spacing w:before="40" w:after="40"/>
            </w:pPr>
            <w:r>
              <w:rPr>
                <w:color w:val="000000"/>
                <w:sz w:val="17"/>
                <w:szCs w:val="17"/>
              </w:rPr>
              <w:t>VMware</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F6FF0C" w14:textId="77777777" w:rsidR="008B50A8" w:rsidRDefault="00473DF8">
            <w:pPr>
              <w:spacing w:before="40" w:after="40"/>
            </w:pPr>
            <w:r>
              <w:rPr>
                <w:color w:val="000000"/>
                <w:sz w:val="17"/>
                <w:szCs w:val="17"/>
              </w:rPr>
              <w:t>Production vCenter Cluster</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A34262" w14:textId="77777777" w:rsidR="008B50A8" w:rsidRDefault="00473DF8">
            <w:pPr>
              <w:spacing w:before="40" w:after="40"/>
            </w:pPr>
            <w:r>
              <w:rPr>
                <w:color w:val="000000"/>
                <w:sz w:val="17"/>
                <w:szCs w:val="17"/>
              </w:rPr>
              <w:t>DR vCenter + SRM Recovery Plans</w:t>
            </w:r>
          </w:p>
        </w:tc>
      </w:tr>
      <w:tr w:rsidR="008B50A8" w14:paraId="257AAB04"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8B812A" w14:textId="77777777" w:rsidR="008B50A8" w:rsidRDefault="00473DF8">
            <w:pPr>
              <w:spacing w:before="40" w:after="40"/>
            </w:pPr>
            <w:r>
              <w:rPr>
                <w:color w:val="000000"/>
                <w:sz w:val="17"/>
                <w:szCs w:val="17"/>
              </w:rPr>
              <w:t>Network</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E6FB94" w14:textId="77777777" w:rsidR="008B50A8" w:rsidRDefault="00473DF8">
            <w:pPr>
              <w:spacing w:before="40" w:after="40"/>
            </w:pPr>
            <w:r>
              <w:rPr>
                <w:color w:val="000000"/>
                <w:sz w:val="17"/>
                <w:szCs w:val="17"/>
              </w:rPr>
              <w:t>BGP AS Primary</w:t>
            </w:r>
          </w:p>
        </w:tc>
        <w:tc>
          <w:tcPr>
            <w:tcW w:w="35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4E3601" w14:textId="77777777" w:rsidR="008B50A8" w:rsidRDefault="00473DF8">
            <w:pPr>
              <w:spacing w:before="40" w:after="40"/>
            </w:pPr>
            <w:r>
              <w:rPr>
                <w:color w:val="000000"/>
                <w:sz w:val="17"/>
                <w:szCs w:val="17"/>
              </w:rPr>
              <w:t>BGP AS Secondary (pre-staged)</w:t>
            </w:r>
          </w:p>
        </w:tc>
      </w:tr>
      <w:tr w:rsidR="008B50A8" w14:paraId="43A49F79"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DFF8C98" w14:textId="77777777" w:rsidR="008B50A8" w:rsidRDefault="00473DF8">
            <w:pPr>
              <w:spacing w:before="40" w:after="40"/>
            </w:pPr>
            <w:r>
              <w:rPr>
                <w:color w:val="000000"/>
                <w:sz w:val="17"/>
                <w:szCs w:val="17"/>
              </w:rPr>
              <w:t>Mainframe</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C1A2BE" w14:textId="77777777" w:rsidR="008B50A8" w:rsidRDefault="00473DF8">
            <w:pPr>
              <w:spacing w:before="40" w:after="40"/>
            </w:pPr>
            <w:r>
              <w:rPr>
                <w:color w:val="000000"/>
                <w:sz w:val="17"/>
                <w:szCs w:val="17"/>
              </w:rPr>
              <w:t>z16 Production LPAR</w:t>
            </w:r>
          </w:p>
        </w:tc>
        <w:tc>
          <w:tcPr>
            <w:tcW w:w="35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8D5938" w14:textId="77777777" w:rsidR="008B50A8" w:rsidRDefault="00473DF8">
            <w:pPr>
              <w:spacing w:before="40" w:after="40"/>
            </w:pPr>
            <w:r>
              <w:rPr>
                <w:color w:val="000000"/>
                <w:sz w:val="17"/>
                <w:szCs w:val="17"/>
              </w:rPr>
              <w:t>DR z16 LPAR (pre-configured, warm)</w:t>
            </w:r>
          </w:p>
        </w:tc>
      </w:tr>
    </w:tbl>
    <w:p w14:paraId="1D86AE8A" w14:textId="77777777" w:rsidR="008B50A8" w:rsidRDefault="008B50A8">
      <w:pPr>
        <w:spacing w:before="80" w:after="80"/>
      </w:pPr>
    </w:p>
    <w:p w14:paraId="52E2A5D8" w14:textId="77777777" w:rsidR="008B50A8" w:rsidRDefault="00473DF8">
      <w:pPr>
        <w:pStyle w:val="Heading2"/>
      </w:pPr>
      <w:r>
        <w:t>4.2  Target RTO / RPO by Tier (from 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800"/>
        <w:gridCol w:w="1800"/>
        <w:gridCol w:w="2160"/>
      </w:tblGrid>
      <w:tr w:rsidR="008B50A8" w14:paraId="4C9533D4"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0134C5" w14:textId="77777777" w:rsidR="008B50A8" w:rsidRDefault="00473DF8">
            <w:pPr>
              <w:spacing w:before="40" w:after="40"/>
            </w:pPr>
            <w:r>
              <w:rPr>
                <w:b/>
                <w:bCs/>
                <w:color w:val="FFFFFF"/>
              </w:rPr>
              <w:t>Tier</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5525996" w14:textId="77777777" w:rsidR="008B50A8" w:rsidRDefault="00473DF8">
            <w:pPr>
              <w:spacing w:before="40" w:after="40"/>
            </w:pPr>
            <w:r>
              <w:rPr>
                <w:b/>
                <w:bCs/>
                <w:color w:val="FFFFFF"/>
              </w:rPr>
              <w:t>Description</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343982C" w14:textId="77777777" w:rsidR="008B50A8" w:rsidRDefault="00473DF8">
            <w:pPr>
              <w:spacing w:before="40" w:after="40"/>
            </w:pPr>
            <w:r>
              <w:rPr>
                <w:b/>
                <w:bCs/>
                <w:color w:val="FFFFFF"/>
              </w:rPr>
              <w:t>RTO</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331B12B" w14:textId="77777777" w:rsidR="008B50A8" w:rsidRDefault="00473DF8">
            <w:pPr>
              <w:spacing w:before="40" w:after="40"/>
            </w:pPr>
            <w:r>
              <w:rPr>
                <w:b/>
                <w:bCs/>
                <w:color w:val="FFFFFF"/>
              </w:rPr>
              <w:t>RPO</w:t>
            </w:r>
          </w:p>
        </w:tc>
        <w:tc>
          <w:tcPr>
            <w:tcW w:w="2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46688A6" w14:textId="77777777" w:rsidR="008B50A8" w:rsidRDefault="00473DF8">
            <w:pPr>
              <w:spacing w:before="40" w:after="40"/>
            </w:pPr>
            <w:r>
              <w:rPr>
                <w:b/>
                <w:bCs/>
                <w:color w:val="FFFFFF"/>
              </w:rPr>
              <w:t>Example Systems</w:t>
            </w:r>
          </w:p>
        </w:tc>
      </w:tr>
      <w:tr w:rsidR="008B50A8" w14:paraId="027B9251" w14:textId="77777777">
        <w:tc>
          <w:tcPr>
            <w:tcW w:w="1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2F21898" w14:textId="77777777" w:rsidR="008B50A8" w:rsidRDefault="00473DF8">
            <w:pPr>
              <w:spacing w:before="40" w:after="40"/>
            </w:pPr>
            <w:r>
              <w:rPr>
                <w:color w:val="000000"/>
                <w:sz w:val="17"/>
                <w:szCs w:val="17"/>
              </w:rPr>
              <w:t>Tier 0</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CA64B1E" w14:textId="77777777" w:rsidR="008B50A8" w:rsidRDefault="00473DF8">
            <w:pPr>
              <w:spacing w:before="40" w:after="40"/>
            </w:pPr>
            <w:r>
              <w:rPr>
                <w:color w:val="000000"/>
                <w:sz w:val="17"/>
                <w:szCs w:val="17"/>
              </w:rPr>
              <w:t>Mission-Critical (life-safety / regulatory)</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29CBE2D" w14:textId="77777777" w:rsidR="008B50A8" w:rsidRDefault="00473DF8">
            <w:pPr>
              <w:spacing w:before="40" w:after="40"/>
            </w:pPr>
            <w:r>
              <w:rPr>
                <w:color w:val="000000"/>
                <w:sz w:val="17"/>
                <w:szCs w:val="17"/>
              </w:rPr>
              <w:t>1 hour</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2389CFE" w14:textId="77777777" w:rsidR="008B50A8" w:rsidRDefault="00473DF8">
            <w:pPr>
              <w:spacing w:before="40" w:after="40"/>
            </w:pPr>
            <w:r>
              <w:rPr>
                <w:color w:val="000000"/>
                <w:sz w:val="17"/>
                <w:szCs w:val="17"/>
              </w:rPr>
              <w:t>0 (sync)</w:t>
            </w:r>
          </w:p>
        </w:tc>
        <w:tc>
          <w:tcPr>
            <w:tcW w:w="21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0EB6B2E" w14:textId="77777777" w:rsidR="008B50A8" w:rsidRDefault="00473DF8">
            <w:pPr>
              <w:spacing w:before="40" w:after="40"/>
            </w:pPr>
            <w:r>
              <w:rPr>
                <w:color w:val="000000"/>
                <w:sz w:val="17"/>
                <w:szCs w:val="17"/>
              </w:rPr>
              <w:t>Core Banking, Payment Gateway</w:t>
            </w:r>
          </w:p>
        </w:tc>
      </w:tr>
      <w:tr w:rsidR="008B50A8" w14:paraId="66849218"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9A8CF4B"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C254DFC" w14:textId="77777777" w:rsidR="008B50A8" w:rsidRDefault="00473DF8">
            <w:pPr>
              <w:spacing w:before="40" w:after="40"/>
            </w:pPr>
            <w:r>
              <w:rPr>
                <w:color w:val="000000"/>
                <w:sz w:val="17"/>
                <w:szCs w:val="17"/>
              </w:rPr>
              <w:t>Business-Critical</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E2D8FF0" w14:textId="77777777" w:rsidR="008B50A8" w:rsidRDefault="00473DF8">
            <w:pPr>
              <w:spacing w:before="40" w:after="40"/>
            </w:pPr>
            <w:r>
              <w:rPr>
                <w:color w:val="000000"/>
                <w:sz w:val="17"/>
                <w:szCs w:val="17"/>
              </w:rPr>
              <w:t>4 hours</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4F7F0C2" w14:textId="77777777" w:rsidR="008B50A8" w:rsidRDefault="00473DF8">
            <w:pPr>
              <w:spacing w:before="40" w:after="40"/>
            </w:pPr>
            <w:r>
              <w:rPr>
                <w:color w:val="000000"/>
                <w:sz w:val="17"/>
                <w:szCs w:val="17"/>
              </w:rPr>
              <w:t>15–30 min</w:t>
            </w:r>
          </w:p>
        </w:tc>
        <w:tc>
          <w:tcPr>
            <w:tcW w:w="21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6DC2502" w14:textId="77777777" w:rsidR="008B50A8" w:rsidRDefault="00473DF8">
            <w:pPr>
              <w:spacing w:before="40" w:after="40"/>
            </w:pPr>
            <w:r>
              <w:rPr>
                <w:color w:val="000000"/>
                <w:sz w:val="17"/>
                <w:szCs w:val="17"/>
              </w:rPr>
              <w:t>ERP, CRM, AD, DNS</w:t>
            </w:r>
          </w:p>
        </w:tc>
      </w:tr>
      <w:tr w:rsidR="008B50A8" w14:paraId="1B55DA22" w14:textId="77777777">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6E590CB" w14:textId="77777777" w:rsidR="008B50A8" w:rsidRDefault="00473DF8">
            <w:pPr>
              <w:spacing w:before="40" w:after="40"/>
            </w:pPr>
            <w:r>
              <w:rPr>
                <w:color w:val="000000"/>
                <w:sz w:val="17"/>
                <w:szCs w:val="17"/>
              </w:rPr>
              <w:t>Tier 2</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FF068B4" w14:textId="77777777" w:rsidR="008B50A8" w:rsidRDefault="00473DF8">
            <w:pPr>
              <w:spacing w:before="40" w:after="40"/>
            </w:pPr>
            <w:r>
              <w:rPr>
                <w:color w:val="000000"/>
                <w:sz w:val="17"/>
                <w:szCs w:val="17"/>
              </w:rPr>
              <w:t>Business-Important</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4ED9AA2" w14:textId="77777777" w:rsidR="008B50A8" w:rsidRDefault="00473DF8">
            <w:pPr>
              <w:spacing w:before="40" w:after="40"/>
            </w:pPr>
            <w:r>
              <w:rPr>
                <w:color w:val="000000"/>
                <w:sz w:val="17"/>
                <w:szCs w:val="17"/>
              </w:rPr>
              <w:t>8 hours</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A51F925" w14:textId="77777777" w:rsidR="008B50A8" w:rsidRDefault="00473DF8">
            <w:pPr>
              <w:spacing w:before="40" w:after="40"/>
            </w:pPr>
            <w:r>
              <w:rPr>
                <w:color w:val="000000"/>
                <w:sz w:val="17"/>
                <w:szCs w:val="17"/>
              </w:rPr>
              <w:t>2 hours</w:t>
            </w:r>
          </w:p>
        </w:tc>
        <w:tc>
          <w:tcPr>
            <w:tcW w:w="21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5CFAE12" w14:textId="77777777" w:rsidR="008B50A8" w:rsidRDefault="00473DF8">
            <w:pPr>
              <w:spacing w:before="40" w:after="40"/>
            </w:pPr>
            <w:r>
              <w:rPr>
                <w:color w:val="000000"/>
                <w:sz w:val="17"/>
                <w:szCs w:val="17"/>
              </w:rPr>
              <w:t>HR Systems, Reporting</w:t>
            </w:r>
          </w:p>
        </w:tc>
      </w:tr>
      <w:tr w:rsidR="008B50A8" w14:paraId="3638C4AF"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9E0BEA" w14:textId="77777777" w:rsidR="008B50A8" w:rsidRDefault="00473DF8">
            <w:pPr>
              <w:spacing w:before="40" w:after="40"/>
            </w:pPr>
            <w:r>
              <w:rPr>
                <w:color w:val="000000"/>
                <w:sz w:val="17"/>
                <w:szCs w:val="17"/>
              </w:rPr>
              <w:t>Tier 3</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3BE761" w14:textId="77777777" w:rsidR="008B50A8" w:rsidRDefault="00473DF8">
            <w:pPr>
              <w:spacing w:before="40" w:after="40"/>
            </w:pPr>
            <w:r>
              <w:rPr>
                <w:color w:val="000000"/>
                <w:sz w:val="17"/>
                <w:szCs w:val="17"/>
              </w:rPr>
              <w:t>Non-Critical / Deferrable</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281FC6" w14:textId="77777777" w:rsidR="008B50A8" w:rsidRDefault="00473DF8">
            <w:pPr>
              <w:spacing w:before="40" w:after="40"/>
            </w:pPr>
            <w:r>
              <w:rPr>
                <w:color w:val="000000"/>
                <w:sz w:val="17"/>
                <w:szCs w:val="17"/>
              </w:rPr>
              <w:t>24–48 hours</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C57B6DD" w14:textId="77777777" w:rsidR="008B50A8" w:rsidRDefault="00473DF8">
            <w:pPr>
              <w:spacing w:before="40" w:after="40"/>
            </w:pPr>
            <w:r>
              <w:rPr>
                <w:color w:val="000000"/>
                <w:sz w:val="17"/>
                <w:szCs w:val="17"/>
              </w:rPr>
              <w:t>24 hours</w:t>
            </w:r>
          </w:p>
        </w:tc>
        <w:tc>
          <w:tcPr>
            <w:tcW w:w="2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0EFE27" w14:textId="77777777" w:rsidR="008B50A8" w:rsidRDefault="00473DF8">
            <w:pPr>
              <w:spacing w:before="40" w:after="40"/>
            </w:pPr>
            <w:r>
              <w:rPr>
                <w:color w:val="000000"/>
                <w:sz w:val="17"/>
                <w:szCs w:val="17"/>
              </w:rPr>
              <w:t>Archive, Dev/Test mirrors</w:t>
            </w:r>
          </w:p>
        </w:tc>
      </w:tr>
    </w:tbl>
    <w:p w14:paraId="3ADE2EFD" w14:textId="77777777" w:rsidR="008B50A8" w:rsidRDefault="008B50A8">
      <w:pPr>
        <w:spacing w:before="80" w:after="80"/>
      </w:pPr>
    </w:p>
    <w:p w14:paraId="78BD6956" w14:textId="77777777" w:rsidR="008B50A8" w:rsidRDefault="00473DF8">
      <w:pPr>
        <w:pStyle w:val="Heading2"/>
      </w:pPr>
      <w:r>
        <w:t>4.3  Data Replication Overview</w:t>
      </w:r>
    </w:p>
    <w:p w14:paraId="157F08BF" w14:textId="77777777" w:rsidR="008B50A8" w:rsidRDefault="00473DF8">
      <w:pPr>
        <w:pStyle w:val="ListParagraph"/>
        <w:numPr>
          <w:ilvl w:val="0"/>
          <w:numId w:val="2"/>
        </w:numPr>
        <w:spacing w:before="40" w:after="40"/>
      </w:pPr>
      <w:r>
        <w:rPr>
          <w:b/>
          <w:bCs/>
        </w:rPr>
        <w:t xml:space="preserve">SAN (EMC SRDF): </w:t>
      </w:r>
      <w:r>
        <w:t>Synchronous replication for Tier-0 LUNs (zero RPO). Asynchronous for Tier-1/2 (15–30 min delta).</w:t>
      </w:r>
    </w:p>
    <w:p w14:paraId="457F4EA5" w14:textId="77777777" w:rsidR="008B50A8" w:rsidRDefault="00473DF8">
      <w:pPr>
        <w:pStyle w:val="ListParagraph"/>
        <w:numPr>
          <w:ilvl w:val="0"/>
          <w:numId w:val="2"/>
        </w:numPr>
        <w:spacing w:before="40" w:after="40"/>
      </w:pPr>
      <w:r>
        <w:rPr>
          <w:b/>
          <w:bCs/>
        </w:rPr>
        <w:t xml:space="preserve">NetApp SnapMirror: </w:t>
      </w:r>
      <w:r>
        <w:t>Asynchronous replication for NAS volumes; RPO governed by replication schedule (15-min intervals).</w:t>
      </w:r>
    </w:p>
    <w:p w14:paraId="3FF8DFD1" w14:textId="77777777" w:rsidR="008B50A8" w:rsidRDefault="00473DF8">
      <w:pPr>
        <w:pStyle w:val="ListParagraph"/>
        <w:numPr>
          <w:ilvl w:val="0"/>
          <w:numId w:val="2"/>
        </w:numPr>
        <w:spacing w:before="40" w:after="40"/>
      </w:pPr>
      <w:r>
        <w:rPr>
          <w:b/>
          <w:bCs/>
        </w:rPr>
        <w:t xml:space="preserve">Oracle Data Guard: </w:t>
      </w:r>
      <w:r>
        <w:t>Maximum Availability mode for Tier-0 Oracle DBs; Maximum Performance for Tier-1.</w:t>
      </w:r>
    </w:p>
    <w:p w14:paraId="49AF2087" w14:textId="77777777" w:rsidR="008B50A8" w:rsidRDefault="00473DF8">
      <w:pPr>
        <w:pStyle w:val="ListParagraph"/>
        <w:numPr>
          <w:ilvl w:val="0"/>
          <w:numId w:val="2"/>
        </w:numPr>
        <w:spacing w:before="40" w:after="40"/>
      </w:pPr>
      <w:r>
        <w:rPr>
          <w:b/>
          <w:bCs/>
        </w:rPr>
        <w:t xml:space="preserve">SQL Server Always On: </w:t>
      </w:r>
      <w:r>
        <w:t>Synchronous replica at DR site for Tier-0/1 SQL workloads.</w:t>
      </w:r>
    </w:p>
    <w:p w14:paraId="5E7FBF72" w14:textId="77777777" w:rsidR="008B50A8" w:rsidRDefault="00473DF8">
      <w:pPr>
        <w:pStyle w:val="ListParagraph"/>
        <w:numPr>
          <w:ilvl w:val="0"/>
          <w:numId w:val="2"/>
        </w:numPr>
        <w:spacing w:before="40" w:after="40"/>
      </w:pPr>
      <w:r>
        <w:rPr>
          <w:b/>
          <w:bCs/>
        </w:rPr>
        <w:t xml:space="preserve">VMware SRM: </w:t>
      </w:r>
      <w:r>
        <w:t>Orchestrates VM protection groups with automated recovery plans; integrated with storage replication.</w:t>
      </w:r>
    </w:p>
    <w:p w14:paraId="65E06189" w14:textId="77777777" w:rsidR="008B50A8" w:rsidRDefault="00473DF8">
      <w:pPr>
        <w:pStyle w:val="ListParagraph"/>
        <w:numPr>
          <w:ilvl w:val="0"/>
          <w:numId w:val="2"/>
        </w:numPr>
        <w:spacing w:before="40" w:after="40"/>
      </w:pPr>
      <w:r>
        <w:rPr>
          <w:b/>
          <w:bCs/>
        </w:rPr>
        <w:t xml:space="preserve">Mainframe GDPS / XRC: </w:t>
      </w:r>
      <w:r>
        <w:t>zSeries uses GDPS (Geographically Dispersed Parallel Sysplex) for continuous journal-based replication.</w:t>
      </w:r>
    </w:p>
    <w:p w14:paraId="6C0ABEE6" w14:textId="77777777" w:rsidR="008B50A8" w:rsidRDefault="00473DF8">
      <w:r>
        <w:br w:type="page"/>
      </w:r>
    </w:p>
    <w:p w14:paraId="734A809A" w14:textId="77777777" w:rsidR="008B50A8" w:rsidRDefault="00473DF8">
      <w:pPr>
        <w:pStyle w:val="Heading1"/>
        <w:pBdr>
          <w:bottom w:val="single" w:sz="8" w:space="4" w:color="2E5FAC"/>
        </w:pBdr>
      </w:pPr>
      <w:r>
        <w:t>Section 5 — End-to-End Failover Sequence</w:t>
      </w:r>
    </w:p>
    <w:p w14:paraId="0C348850" w14:textId="77777777" w:rsidR="008B50A8" w:rsidRDefault="00473DF8">
      <w:pPr>
        <w:pStyle w:val="Heading2"/>
      </w:pPr>
      <w:r>
        <w:t>5.1  Failover Sequence Overview</w:t>
      </w:r>
    </w:p>
    <w:p w14:paraId="565E1BFC" w14:textId="77777777" w:rsidR="008B50A8" w:rsidRDefault="00473DF8">
      <w:pPr>
        <w:spacing w:before="60" w:after="60"/>
      </w:pPr>
      <w:r>
        <w:rPr>
          <w:color w:val="000000"/>
        </w:rPr>
        <w:t>The failover sequence follows a strict dependency-ordered layered approach. No layer may proceed without the completion and sign-off of all prerequisite layers. Each phase concludes with a formal Validation Checkpoint (VC) before the next phase commences.</w:t>
      </w:r>
    </w:p>
    <w:p w14:paraId="736471D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1198"/>
        <w:gridCol w:w="1955"/>
        <w:gridCol w:w="1579"/>
        <w:gridCol w:w="1566"/>
        <w:gridCol w:w="2491"/>
      </w:tblGrid>
      <w:tr w:rsidR="008B50A8" w14:paraId="6E2BDBF8"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F70BA31" w14:textId="77777777" w:rsidR="008B50A8" w:rsidRDefault="00473DF8">
            <w:pPr>
              <w:spacing w:before="40" w:after="40"/>
            </w:pPr>
            <w:r>
              <w:rPr>
                <w:b/>
                <w:bCs/>
                <w:color w:val="FFFFFF"/>
              </w:rPr>
              <w:t>Seq</w:t>
            </w:r>
          </w:p>
        </w:tc>
        <w:tc>
          <w:tcPr>
            <w:tcW w:w="1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2A3EFB2" w14:textId="77777777" w:rsidR="008B50A8" w:rsidRDefault="00473DF8">
            <w:pPr>
              <w:spacing w:before="40" w:after="40"/>
            </w:pPr>
            <w:r>
              <w:rPr>
                <w:b/>
                <w:bCs/>
                <w:color w:val="FFFFFF"/>
              </w:rPr>
              <w:t>Phase</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62F7047" w14:textId="77777777" w:rsidR="008B50A8" w:rsidRDefault="00473DF8">
            <w:pPr>
              <w:spacing w:before="40" w:after="40"/>
            </w:pPr>
            <w:r>
              <w:rPr>
                <w:b/>
                <w:bCs/>
                <w:color w:val="FFFFFF"/>
              </w:rPr>
              <w:t>Layer</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4F35439" w14:textId="77777777" w:rsidR="008B50A8" w:rsidRDefault="00473DF8">
            <w:pPr>
              <w:spacing w:before="40" w:after="40"/>
            </w:pPr>
            <w:r>
              <w:rPr>
                <w:b/>
                <w:bCs/>
                <w:color w:val="FFFFFF"/>
              </w:rPr>
              <w:t>Owner</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5F2CF12" w14:textId="77777777" w:rsidR="008B50A8" w:rsidRDefault="00473DF8">
            <w:pPr>
              <w:spacing w:before="40" w:after="40"/>
            </w:pPr>
            <w:r>
              <w:rPr>
                <w:b/>
                <w:bCs/>
                <w:color w:val="FFFFFF"/>
              </w:rPr>
              <w:t>Duration</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EFEC080" w14:textId="77777777" w:rsidR="008B50A8" w:rsidRDefault="00473DF8">
            <w:pPr>
              <w:spacing w:before="40" w:after="40"/>
            </w:pPr>
            <w:r>
              <w:rPr>
                <w:b/>
                <w:bCs/>
                <w:color w:val="FFFFFF"/>
              </w:rPr>
              <w:t>Dependency / VC</w:t>
            </w:r>
          </w:p>
        </w:tc>
      </w:tr>
      <w:tr w:rsidR="008B50A8" w14:paraId="52E56F65" w14:textId="77777777">
        <w:tc>
          <w:tcPr>
            <w:tcW w:w="4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3A2A165" w14:textId="77777777" w:rsidR="008B50A8" w:rsidRDefault="00473DF8">
            <w:pPr>
              <w:spacing w:before="40" w:after="40"/>
            </w:pPr>
            <w:r>
              <w:rPr>
                <w:color w:val="000000"/>
                <w:sz w:val="17"/>
                <w:szCs w:val="17"/>
              </w:rPr>
              <w:t>0</w:t>
            </w:r>
          </w:p>
        </w:tc>
        <w:tc>
          <w:tcPr>
            <w:tcW w:w="1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3116738A" w14:textId="77777777" w:rsidR="008B50A8" w:rsidRDefault="00473DF8">
            <w:pPr>
              <w:spacing w:before="40" w:after="40"/>
            </w:pPr>
            <w:r>
              <w:rPr>
                <w:color w:val="000000"/>
                <w:sz w:val="17"/>
                <w:szCs w:val="17"/>
              </w:rPr>
              <w:t>Pre-Failover</w:t>
            </w:r>
          </w:p>
        </w:tc>
        <w:tc>
          <w:tcPr>
            <w:tcW w:w="2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55B326D" w14:textId="77777777" w:rsidR="008B50A8" w:rsidRDefault="00473DF8">
            <w:pPr>
              <w:spacing w:before="40" w:after="40"/>
            </w:pPr>
            <w:r>
              <w:rPr>
                <w:color w:val="000000"/>
                <w:sz w:val="17"/>
                <w:szCs w:val="17"/>
              </w:rPr>
              <w:t>Governance &amp; Preparation</w:t>
            </w:r>
          </w:p>
        </w:tc>
        <w:tc>
          <w:tcPr>
            <w:tcW w:w="1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6AA4967" w14:textId="77777777" w:rsidR="008B50A8" w:rsidRDefault="00473DF8">
            <w:pPr>
              <w:spacing w:before="40" w:after="40"/>
            </w:pPr>
            <w:r>
              <w:rPr>
                <w:color w:val="000000"/>
                <w:sz w:val="17"/>
                <w:szCs w:val="17"/>
              </w:rPr>
              <w:t>Incident Cmdr</w:t>
            </w:r>
          </w:p>
        </w:tc>
        <w:tc>
          <w:tcPr>
            <w:tcW w:w="1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DCECB09" w14:textId="77777777" w:rsidR="008B50A8" w:rsidRDefault="00473DF8">
            <w:pPr>
              <w:spacing w:before="40" w:after="40"/>
            </w:pPr>
            <w:r>
              <w:rPr>
                <w:color w:val="000000"/>
                <w:sz w:val="17"/>
                <w:szCs w:val="17"/>
              </w:rPr>
              <w:t>0–30 min</w:t>
            </w:r>
          </w:p>
        </w:tc>
        <w:tc>
          <w:tcPr>
            <w:tcW w:w="25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14FF135" w14:textId="77777777" w:rsidR="008B50A8" w:rsidRDefault="00473DF8">
            <w:pPr>
              <w:spacing w:before="40" w:after="40"/>
            </w:pPr>
            <w:r>
              <w:rPr>
                <w:color w:val="000000"/>
                <w:sz w:val="17"/>
                <w:szCs w:val="17"/>
              </w:rPr>
              <w:t>DR Declaration confirmed — VC-0</w:t>
            </w:r>
          </w:p>
        </w:tc>
      </w:tr>
      <w:tr w:rsidR="008B50A8" w14:paraId="00FDC269"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EF5A2C" w14:textId="77777777" w:rsidR="008B50A8" w:rsidRDefault="00473DF8">
            <w:pPr>
              <w:spacing w:before="40" w:after="40"/>
            </w:pPr>
            <w:r>
              <w:rPr>
                <w:color w:val="000000"/>
                <w:sz w:val="17"/>
                <w:szCs w:val="17"/>
              </w:rPr>
              <w:t>1</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6313B6" w14:textId="77777777" w:rsidR="008B50A8" w:rsidRDefault="00473DF8">
            <w:pPr>
              <w:spacing w:before="40" w:after="40"/>
            </w:pPr>
            <w:r>
              <w:rPr>
                <w:color w:val="000000"/>
                <w:sz w:val="17"/>
                <w:szCs w:val="17"/>
              </w:rPr>
              <w:t>Infra — Storage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F82321" w14:textId="77777777" w:rsidR="008B50A8" w:rsidRDefault="00473DF8">
            <w:pPr>
              <w:spacing w:before="40" w:after="40"/>
            </w:pPr>
            <w:r>
              <w:rPr>
                <w:color w:val="000000"/>
                <w:sz w:val="17"/>
                <w:szCs w:val="17"/>
              </w:rPr>
              <w:t>SAN/NAS, Replication Break</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068860C" w14:textId="77777777" w:rsidR="008B50A8" w:rsidRDefault="00473DF8">
            <w:pPr>
              <w:spacing w:before="40" w:after="40"/>
            </w:pPr>
            <w:r>
              <w:rPr>
                <w:color w:val="000000"/>
                <w:sz w:val="17"/>
                <w:szCs w:val="17"/>
              </w:rPr>
              <w:t>Infra Lead (Storage)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4EB6B20" w14:textId="77777777" w:rsidR="008B50A8" w:rsidRDefault="00473DF8">
            <w:pPr>
              <w:spacing w:before="40" w:after="40"/>
            </w:pPr>
            <w:r>
              <w:rPr>
                <w:color w:val="000000"/>
                <w:sz w:val="17"/>
                <w:szCs w:val="17"/>
              </w:rPr>
              <w:t>30–60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67992B4" w14:textId="77777777" w:rsidR="008B50A8" w:rsidRDefault="00473DF8">
            <w:pPr>
              <w:spacing w:before="40" w:after="40"/>
            </w:pPr>
            <w:r>
              <w:rPr>
                <w:color w:val="000000"/>
                <w:sz w:val="17"/>
                <w:szCs w:val="17"/>
              </w:rPr>
              <w:t>VC-0 complete — VC-1</w:t>
            </w:r>
          </w:p>
        </w:tc>
      </w:tr>
      <w:tr w:rsidR="008B50A8" w14:paraId="580DD907"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217E068" w14:textId="77777777" w:rsidR="008B50A8" w:rsidRDefault="00473DF8">
            <w:pPr>
              <w:spacing w:before="40" w:after="40"/>
            </w:pPr>
            <w:r>
              <w:rPr>
                <w:color w:val="000000"/>
                <w:sz w:val="17"/>
                <w:szCs w:val="17"/>
              </w:rPr>
              <w:t>2</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908BA58" w14:textId="77777777" w:rsidR="008B50A8" w:rsidRDefault="00473DF8">
            <w:pPr>
              <w:spacing w:before="40" w:after="40"/>
            </w:pPr>
            <w:r>
              <w:rPr>
                <w:color w:val="000000"/>
                <w:sz w:val="17"/>
                <w:szCs w:val="17"/>
              </w:rPr>
              <w:t>Infra — Compute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E188AA" w14:textId="77777777" w:rsidR="008B50A8" w:rsidRDefault="00473DF8">
            <w:pPr>
              <w:spacing w:before="40" w:after="40"/>
            </w:pPr>
            <w:r>
              <w:rPr>
                <w:color w:val="000000"/>
                <w:sz w:val="17"/>
                <w:szCs w:val="17"/>
              </w:rPr>
              <w:t>VMware / SRM Recovery Plan</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44B6EB" w14:textId="77777777" w:rsidR="008B50A8" w:rsidRDefault="00473DF8">
            <w:pPr>
              <w:spacing w:before="40" w:after="40"/>
            </w:pPr>
            <w:r>
              <w:rPr>
                <w:color w:val="000000"/>
                <w:sz w:val="17"/>
                <w:szCs w:val="17"/>
              </w:rPr>
              <w:t>Infra Lead (VMware)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2A0656" w14:textId="77777777" w:rsidR="008B50A8" w:rsidRDefault="00473DF8">
            <w:pPr>
              <w:spacing w:before="40" w:after="40"/>
            </w:pPr>
            <w:r>
              <w:rPr>
                <w:color w:val="000000"/>
                <w:sz w:val="17"/>
                <w:szCs w:val="17"/>
              </w:rPr>
              <w:t>60–120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741F2D7" w14:textId="77777777" w:rsidR="008B50A8" w:rsidRDefault="00473DF8">
            <w:pPr>
              <w:spacing w:before="40" w:after="40"/>
            </w:pPr>
            <w:r>
              <w:rPr>
                <w:color w:val="000000"/>
                <w:sz w:val="17"/>
                <w:szCs w:val="17"/>
              </w:rPr>
              <w:t>VC-1 complete — VC-2</w:t>
            </w:r>
          </w:p>
        </w:tc>
      </w:tr>
      <w:tr w:rsidR="008B50A8" w14:paraId="6A9329F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4BC0DB" w14:textId="77777777" w:rsidR="008B50A8" w:rsidRDefault="00473DF8">
            <w:pPr>
              <w:spacing w:before="40" w:after="40"/>
            </w:pPr>
            <w:r>
              <w:rPr>
                <w:color w:val="000000"/>
                <w:sz w:val="17"/>
                <w:szCs w:val="17"/>
              </w:rPr>
              <w:t>3</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3246D5" w14:textId="77777777" w:rsidR="008B50A8" w:rsidRDefault="00473DF8">
            <w:pPr>
              <w:spacing w:before="40" w:after="40"/>
            </w:pPr>
            <w:r>
              <w:rPr>
                <w:color w:val="000000"/>
                <w:sz w:val="17"/>
                <w:szCs w:val="17"/>
              </w:rPr>
              <w:t>Network</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D438D6" w14:textId="77777777" w:rsidR="008B50A8" w:rsidRDefault="00473DF8">
            <w:pPr>
              <w:spacing w:before="40" w:after="40"/>
            </w:pPr>
            <w:r>
              <w:rPr>
                <w:color w:val="000000"/>
                <w:sz w:val="17"/>
                <w:szCs w:val="17"/>
              </w:rPr>
              <w:t>Firewall, LB, BGP cutover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955351" w14:textId="77777777" w:rsidR="008B50A8" w:rsidRDefault="00473DF8">
            <w:pPr>
              <w:spacing w:before="40" w:after="40"/>
            </w:pPr>
            <w:r>
              <w:rPr>
                <w:color w:val="000000"/>
                <w:sz w:val="17"/>
                <w:szCs w:val="17"/>
              </w:rPr>
              <w:t>Network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AA21B8" w14:textId="77777777" w:rsidR="008B50A8" w:rsidRDefault="00473DF8">
            <w:pPr>
              <w:spacing w:before="40" w:after="40"/>
            </w:pPr>
            <w:r>
              <w:rPr>
                <w:color w:val="000000"/>
                <w:sz w:val="17"/>
                <w:szCs w:val="17"/>
              </w:rPr>
              <w:t>60–90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DC5AC5" w14:textId="77777777" w:rsidR="008B50A8" w:rsidRDefault="00473DF8">
            <w:pPr>
              <w:spacing w:before="40" w:after="40"/>
            </w:pPr>
            <w:r>
              <w:rPr>
                <w:color w:val="000000"/>
                <w:sz w:val="17"/>
                <w:szCs w:val="17"/>
              </w:rPr>
              <w:t>Parallel with Phase 2 — VC-3</w:t>
            </w:r>
          </w:p>
        </w:tc>
      </w:tr>
      <w:tr w:rsidR="008B50A8" w14:paraId="027B017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BE6A09" w14:textId="77777777" w:rsidR="008B50A8" w:rsidRDefault="00473DF8">
            <w:pPr>
              <w:spacing w:before="40" w:after="40"/>
            </w:pPr>
            <w:r>
              <w:rPr>
                <w:color w:val="000000"/>
                <w:sz w:val="17"/>
                <w:szCs w:val="17"/>
              </w:rPr>
              <w:t>4</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5F6ABAA" w14:textId="77777777" w:rsidR="008B50A8" w:rsidRDefault="00473DF8">
            <w:pPr>
              <w:spacing w:before="40" w:after="40"/>
            </w:pPr>
            <w:r>
              <w:rPr>
                <w:color w:val="000000"/>
                <w:sz w:val="17"/>
                <w:szCs w:val="17"/>
              </w:rPr>
              <w:t>Identity</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249524" w14:textId="77777777" w:rsidR="008B50A8" w:rsidRDefault="00473DF8">
            <w:pPr>
              <w:spacing w:before="40" w:after="40"/>
            </w:pPr>
            <w:r>
              <w:rPr>
                <w:color w:val="000000"/>
                <w:sz w:val="17"/>
                <w:szCs w:val="17"/>
              </w:rPr>
              <w:t>AD, DNS, Certificate Services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D7A4DA2" w14:textId="77777777" w:rsidR="008B50A8" w:rsidRDefault="00473DF8">
            <w:pPr>
              <w:spacing w:before="40" w:after="40"/>
            </w:pPr>
            <w:r>
              <w:rPr>
                <w:color w:val="000000"/>
                <w:sz w:val="17"/>
                <w:szCs w:val="17"/>
              </w:rPr>
              <w:t>Infra Lead (Identity)</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012B9A" w14:textId="77777777" w:rsidR="008B50A8" w:rsidRDefault="00473DF8">
            <w:pPr>
              <w:spacing w:before="40" w:after="40"/>
            </w:pPr>
            <w:r>
              <w:rPr>
                <w:color w:val="000000"/>
                <w:sz w:val="17"/>
                <w:szCs w:val="17"/>
              </w:rPr>
              <w:t>90–120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F26E37" w14:textId="77777777" w:rsidR="008B50A8" w:rsidRDefault="00473DF8">
            <w:pPr>
              <w:spacing w:before="40" w:after="40"/>
            </w:pPr>
            <w:r>
              <w:rPr>
                <w:color w:val="000000"/>
                <w:sz w:val="17"/>
                <w:szCs w:val="17"/>
              </w:rPr>
              <w:t>VC-2 + VC-3 — VC-4</w:t>
            </w:r>
          </w:p>
        </w:tc>
      </w:tr>
      <w:tr w:rsidR="008B50A8" w14:paraId="2AAC900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F3B84D" w14:textId="77777777" w:rsidR="008B50A8" w:rsidRDefault="00473DF8">
            <w:pPr>
              <w:spacing w:before="40" w:after="40"/>
            </w:pPr>
            <w:r>
              <w:rPr>
                <w:color w:val="000000"/>
                <w:sz w:val="17"/>
                <w:szCs w:val="17"/>
              </w:rPr>
              <w:t>5</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7F230CC" w14:textId="77777777" w:rsidR="008B50A8" w:rsidRDefault="00473DF8">
            <w:pPr>
              <w:spacing w:before="40" w:after="40"/>
            </w:pPr>
            <w:r>
              <w:rPr>
                <w:color w:val="000000"/>
                <w:sz w:val="17"/>
                <w:szCs w:val="17"/>
              </w:rPr>
              <w:t>Database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46F640" w14:textId="77777777" w:rsidR="008B50A8" w:rsidRDefault="00473DF8">
            <w:pPr>
              <w:spacing w:before="40" w:after="40"/>
            </w:pPr>
            <w:r>
              <w:rPr>
                <w:color w:val="000000"/>
                <w:sz w:val="17"/>
                <w:szCs w:val="17"/>
              </w:rPr>
              <w:t>Oracle, Exadata, SQL Server, DB2</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61BDB5" w14:textId="77777777" w:rsidR="008B50A8" w:rsidRDefault="00473DF8">
            <w:pPr>
              <w:spacing w:before="40" w:after="40"/>
            </w:pPr>
            <w:r>
              <w:rPr>
                <w:color w:val="000000"/>
                <w:sz w:val="17"/>
                <w:szCs w:val="17"/>
              </w:rPr>
              <w:t>DB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B79508" w14:textId="77777777" w:rsidR="008B50A8" w:rsidRDefault="00473DF8">
            <w:pPr>
              <w:spacing w:before="40" w:after="40"/>
            </w:pPr>
            <w:r>
              <w:rPr>
                <w:color w:val="000000"/>
                <w:sz w:val="17"/>
                <w:szCs w:val="17"/>
              </w:rPr>
              <w:t>120–210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DD2A4C" w14:textId="77777777" w:rsidR="008B50A8" w:rsidRDefault="00473DF8">
            <w:pPr>
              <w:spacing w:before="40" w:after="40"/>
            </w:pPr>
            <w:r>
              <w:rPr>
                <w:color w:val="000000"/>
                <w:sz w:val="17"/>
                <w:szCs w:val="17"/>
              </w:rPr>
              <w:t>VC-4 — VC-5</w:t>
            </w:r>
          </w:p>
        </w:tc>
      </w:tr>
      <w:tr w:rsidR="008B50A8" w14:paraId="067366D9"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1D73DE" w14:textId="77777777" w:rsidR="008B50A8" w:rsidRDefault="00473DF8">
            <w:pPr>
              <w:spacing w:before="40" w:after="40"/>
            </w:pPr>
            <w:r>
              <w:rPr>
                <w:color w:val="000000"/>
                <w:sz w:val="17"/>
                <w:szCs w:val="17"/>
              </w:rPr>
              <w:t>6</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F2EF01" w14:textId="77777777" w:rsidR="008B50A8" w:rsidRDefault="00473DF8">
            <w:pPr>
              <w:spacing w:before="40" w:after="40"/>
            </w:pPr>
            <w:r>
              <w:rPr>
                <w:color w:val="000000"/>
                <w:sz w:val="17"/>
                <w:szCs w:val="17"/>
              </w:rPr>
              <w:t>Middleware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C7CDA9" w14:textId="77777777" w:rsidR="008B50A8" w:rsidRDefault="00473DF8">
            <w:pPr>
              <w:spacing w:before="40" w:after="40"/>
            </w:pPr>
            <w:r>
              <w:rPr>
                <w:color w:val="000000"/>
                <w:sz w:val="17"/>
                <w:szCs w:val="17"/>
              </w:rPr>
              <w:t>WebSphere, MQ Series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7298D23" w14:textId="77777777" w:rsidR="008B50A8" w:rsidRDefault="00473DF8">
            <w:pPr>
              <w:spacing w:before="40" w:after="40"/>
            </w:pPr>
            <w:r>
              <w:rPr>
                <w:color w:val="000000"/>
                <w:sz w:val="17"/>
                <w:szCs w:val="17"/>
              </w:rPr>
              <w:t>App Lead (Middleware)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01828CB" w14:textId="77777777" w:rsidR="008B50A8" w:rsidRDefault="00473DF8">
            <w:pPr>
              <w:spacing w:before="40" w:after="40"/>
            </w:pPr>
            <w:r>
              <w:rPr>
                <w:color w:val="000000"/>
                <w:sz w:val="17"/>
                <w:szCs w:val="17"/>
              </w:rPr>
              <w:t>210–240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E1CC9D" w14:textId="77777777" w:rsidR="008B50A8" w:rsidRDefault="00473DF8">
            <w:pPr>
              <w:spacing w:before="40" w:after="40"/>
            </w:pPr>
            <w:r>
              <w:rPr>
                <w:color w:val="000000"/>
                <w:sz w:val="17"/>
                <w:szCs w:val="17"/>
              </w:rPr>
              <w:t>VC-5 — VC-6</w:t>
            </w:r>
          </w:p>
        </w:tc>
      </w:tr>
      <w:tr w:rsidR="008B50A8" w14:paraId="20F1F464"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43D5512" w14:textId="77777777" w:rsidR="008B50A8" w:rsidRDefault="00473DF8">
            <w:pPr>
              <w:spacing w:before="40" w:after="40"/>
            </w:pPr>
            <w:r>
              <w:rPr>
                <w:color w:val="000000"/>
                <w:sz w:val="17"/>
                <w:szCs w:val="17"/>
              </w:rPr>
              <w:t>7</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F55CE6" w14:textId="77777777" w:rsidR="008B50A8" w:rsidRDefault="00473DF8">
            <w:pPr>
              <w:spacing w:before="40" w:after="40"/>
            </w:pPr>
            <w:r>
              <w:rPr>
                <w:color w:val="000000"/>
                <w:sz w:val="17"/>
                <w:szCs w:val="17"/>
              </w:rPr>
              <w:t>Applications</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F9905C" w14:textId="77777777" w:rsidR="008B50A8" w:rsidRDefault="00473DF8">
            <w:pPr>
              <w:spacing w:before="40" w:after="40"/>
            </w:pPr>
            <w:r>
              <w:rPr>
                <w:color w:val="000000"/>
                <w:sz w:val="17"/>
                <w:szCs w:val="17"/>
              </w:rPr>
              <w:t>Tier 0 → Tier 1 → Tier 2</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240B16" w14:textId="77777777" w:rsidR="008B50A8" w:rsidRDefault="00473DF8">
            <w:pPr>
              <w:spacing w:before="40" w:after="40"/>
            </w:pPr>
            <w:r>
              <w:rPr>
                <w:color w:val="000000"/>
                <w:sz w:val="17"/>
                <w:szCs w:val="17"/>
              </w:rPr>
              <w:t>App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CA39E3" w14:textId="77777777" w:rsidR="008B50A8" w:rsidRDefault="00473DF8">
            <w:pPr>
              <w:spacing w:before="40" w:after="40"/>
            </w:pPr>
            <w:r>
              <w:rPr>
                <w:color w:val="000000"/>
                <w:sz w:val="17"/>
                <w:szCs w:val="17"/>
              </w:rPr>
              <w:t>240–360 min</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1B8CB6" w14:textId="77777777" w:rsidR="008B50A8" w:rsidRDefault="00473DF8">
            <w:pPr>
              <w:spacing w:before="40" w:after="40"/>
            </w:pPr>
            <w:r>
              <w:rPr>
                <w:color w:val="000000"/>
                <w:sz w:val="17"/>
                <w:szCs w:val="17"/>
              </w:rPr>
              <w:t>VC-6 — VC-7</w:t>
            </w:r>
          </w:p>
        </w:tc>
      </w:tr>
      <w:tr w:rsidR="008B50A8" w14:paraId="54DB3A45"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3964BC" w14:textId="77777777" w:rsidR="008B50A8" w:rsidRDefault="00473DF8">
            <w:pPr>
              <w:spacing w:before="40" w:after="40"/>
            </w:pPr>
            <w:r>
              <w:rPr>
                <w:color w:val="000000"/>
                <w:sz w:val="17"/>
                <w:szCs w:val="17"/>
              </w:rPr>
              <w:t>8</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DA7A48" w14:textId="77777777" w:rsidR="008B50A8" w:rsidRDefault="00473DF8">
            <w:pPr>
              <w:spacing w:before="40" w:after="40"/>
            </w:pPr>
            <w:r>
              <w:rPr>
                <w:color w:val="000000"/>
                <w:sz w:val="17"/>
                <w:szCs w:val="17"/>
              </w:rPr>
              <w:t>Mainframe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91EAE7" w14:textId="77777777" w:rsidR="008B50A8" w:rsidRDefault="00473DF8">
            <w:pPr>
              <w:spacing w:before="40" w:after="40"/>
            </w:pPr>
            <w:r>
              <w:rPr>
                <w:color w:val="000000"/>
                <w:sz w:val="17"/>
                <w:szCs w:val="17"/>
              </w:rPr>
              <w:t>zSeries LPAR + iSeries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ED9C73" w14:textId="77777777" w:rsidR="008B50A8" w:rsidRDefault="00473DF8">
            <w:pPr>
              <w:spacing w:before="40" w:after="40"/>
            </w:pPr>
            <w:r>
              <w:rPr>
                <w:color w:val="000000"/>
                <w:sz w:val="17"/>
                <w:szCs w:val="17"/>
              </w:rPr>
              <w:t>Mainframe Lead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97BD44" w14:textId="77777777" w:rsidR="008B50A8" w:rsidRDefault="00473DF8">
            <w:pPr>
              <w:spacing w:before="40" w:after="40"/>
            </w:pPr>
            <w:r>
              <w:rPr>
                <w:color w:val="000000"/>
                <w:sz w:val="17"/>
                <w:szCs w:val="17"/>
              </w:rPr>
              <w:t>120–240 min</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44E393" w14:textId="77777777" w:rsidR="008B50A8" w:rsidRDefault="00473DF8">
            <w:pPr>
              <w:spacing w:before="40" w:after="40"/>
            </w:pPr>
            <w:r>
              <w:rPr>
                <w:color w:val="000000"/>
                <w:sz w:val="17"/>
                <w:szCs w:val="17"/>
              </w:rPr>
              <w:t>VC-3 + VC-4 — VC-8</w:t>
            </w:r>
          </w:p>
        </w:tc>
      </w:tr>
      <w:tr w:rsidR="008B50A8" w14:paraId="4B4C329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95747EC" w14:textId="77777777" w:rsidR="008B50A8" w:rsidRDefault="00473DF8">
            <w:pPr>
              <w:spacing w:before="40" w:after="40"/>
            </w:pPr>
            <w:r>
              <w:rPr>
                <w:color w:val="000000"/>
                <w:sz w:val="17"/>
                <w:szCs w:val="17"/>
              </w:rPr>
              <w:t>9</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6F274A" w14:textId="77777777" w:rsidR="008B50A8" w:rsidRDefault="00473DF8">
            <w:pPr>
              <w:spacing w:before="40" w:after="40"/>
            </w:pPr>
            <w:r>
              <w:rPr>
                <w:color w:val="000000"/>
                <w:sz w:val="17"/>
                <w:szCs w:val="17"/>
              </w:rPr>
              <w:t>Job Scheduling</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74313C7" w14:textId="77777777" w:rsidR="008B50A8" w:rsidRDefault="00473DF8">
            <w:pPr>
              <w:spacing w:before="40" w:after="40"/>
            </w:pPr>
            <w:r>
              <w:rPr>
                <w:color w:val="000000"/>
                <w:sz w:val="17"/>
                <w:szCs w:val="17"/>
              </w:rPr>
              <w:t>Control-M takeover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5AA796" w14:textId="77777777" w:rsidR="008B50A8" w:rsidRDefault="00473DF8">
            <w:pPr>
              <w:spacing w:before="40" w:after="40"/>
            </w:pPr>
            <w:r>
              <w:rPr>
                <w:color w:val="000000"/>
                <w:sz w:val="17"/>
                <w:szCs w:val="17"/>
              </w:rPr>
              <w:t>Batch Lead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DC0DB9" w14:textId="77777777" w:rsidR="008B50A8" w:rsidRDefault="00473DF8">
            <w:pPr>
              <w:spacing w:before="40" w:after="40"/>
            </w:pPr>
            <w:r>
              <w:rPr>
                <w:color w:val="000000"/>
                <w:sz w:val="17"/>
                <w:szCs w:val="17"/>
              </w:rPr>
              <w:t>After Phase 7+8</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0718B9" w14:textId="77777777" w:rsidR="008B50A8" w:rsidRDefault="00473DF8">
            <w:pPr>
              <w:spacing w:before="40" w:after="40"/>
            </w:pPr>
            <w:r>
              <w:rPr>
                <w:color w:val="000000"/>
                <w:sz w:val="17"/>
                <w:szCs w:val="17"/>
              </w:rPr>
              <w:t>VC-7 + VC-8 — VC-9</w:t>
            </w:r>
          </w:p>
        </w:tc>
      </w:tr>
      <w:tr w:rsidR="008B50A8" w14:paraId="6E64D488" w14:textId="77777777">
        <w:tc>
          <w:tcPr>
            <w:tcW w:w="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53EC731" w14:textId="77777777" w:rsidR="008B50A8" w:rsidRDefault="00473DF8">
            <w:pPr>
              <w:spacing w:before="40" w:after="40"/>
            </w:pPr>
            <w:r>
              <w:rPr>
                <w:color w:val="000000"/>
                <w:sz w:val="17"/>
                <w:szCs w:val="17"/>
              </w:rPr>
              <w:t>10</w:t>
            </w:r>
          </w:p>
        </w:tc>
        <w:tc>
          <w:tcPr>
            <w:tcW w:w="1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46C7CF1" w14:textId="77777777" w:rsidR="008B50A8" w:rsidRDefault="00473DF8">
            <w:pPr>
              <w:spacing w:before="40" w:after="40"/>
            </w:pPr>
            <w:r>
              <w:rPr>
                <w:color w:val="000000"/>
                <w:sz w:val="17"/>
                <w:szCs w:val="17"/>
              </w:rPr>
              <w:t>Business Validation</w:t>
            </w:r>
          </w:p>
        </w:tc>
        <w:tc>
          <w:tcPr>
            <w:tcW w:w="2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101F0BC" w14:textId="77777777" w:rsidR="008B50A8" w:rsidRDefault="00473DF8">
            <w:pPr>
              <w:spacing w:before="40" w:after="40"/>
            </w:pPr>
            <w:r>
              <w:rPr>
                <w:color w:val="000000"/>
                <w:sz w:val="17"/>
                <w:szCs w:val="17"/>
              </w:rPr>
              <w:t>UAT-level checks + Sign-off</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27D2533" w14:textId="77777777" w:rsidR="008B50A8" w:rsidRDefault="00473DF8">
            <w:pPr>
              <w:spacing w:before="40" w:after="40"/>
            </w:pPr>
            <w:r>
              <w:rPr>
                <w:color w:val="000000"/>
                <w:sz w:val="17"/>
                <w:szCs w:val="17"/>
              </w:rPr>
              <w:t>Business Owners</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6090B9D" w14:textId="77777777" w:rsidR="008B50A8" w:rsidRDefault="00473DF8">
            <w:pPr>
              <w:spacing w:before="40" w:after="40"/>
            </w:pPr>
            <w:r>
              <w:rPr>
                <w:color w:val="000000"/>
                <w:sz w:val="17"/>
                <w:szCs w:val="17"/>
              </w:rPr>
              <w:t>360+ min</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0F6A10" w14:textId="77777777" w:rsidR="008B50A8" w:rsidRDefault="00473DF8">
            <w:pPr>
              <w:spacing w:before="40" w:after="40"/>
            </w:pPr>
            <w:r>
              <w:rPr>
                <w:color w:val="000000"/>
                <w:sz w:val="17"/>
                <w:szCs w:val="17"/>
              </w:rPr>
              <w:t>VC-9 — FINAL</w:t>
            </w:r>
          </w:p>
        </w:tc>
      </w:tr>
    </w:tbl>
    <w:p w14:paraId="2D3A54C0"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5DC16DCE" w14:textId="77777777">
        <w:tc>
          <w:tcPr>
            <w:tcW w:w="9360" w:type="dxa"/>
            <w:tcBorders>
              <w:top w:val="single" w:sz="6" w:space="0" w:color="2E5FAC"/>
              <w:left w:val="single" w:sz="6" w:space="0" w:color="2E5FAC"/>
              <w:bottom w:val="single" w:sz="6" w:space="0" w:color="2E5FAC"/>
              <w:right w:val="single" w:sz="6" w:space="0" w:color="2E5FAC"/>
            </w:tcBorders>
            <w:shd w:val="clear" w:color="auto" w:fill="D6E4F7"/>
            <w:tcMar>
              <w:top w:w="100" w:type="dxa"/>
              <w:left w:w="160" w:type="dxa"/>
              <w:bottom w:w="100" w:type="dxa"/>
              <w:right w:w="160" w:type="dxa"/>
            </w:tcMar>
          </w:tcPr>
          <w:p w14:paraId="31D22098" w14:textId="77777777" w:rsidR="008B50A8" w:rsidRDefault="00473DF8">
            <w:pPr>
              <w:spacing w:before="40" w:after="20"/>
            </w:pPr>
            <w:r>
              <w:rPr>
                <w:b/>
                <w:bCs/>
                <w:color w:val="2E5FAC"/>
                <w:sz w:val="19"/>
                <w:szCs w:val="19"/>
              </w:rPr>
              <w:t>Sequencing Rule</w:t>
            </w:r>
          </w:p>
          <w:p w14:paraId="65392EB3" w14:textId="77777777" w:rsidR="008B50A8" w:rsidRDefault="00473DF8">
            <w:pPr>
              <w:spacing w:before="20" w:after="40"/>
            </w:pPr>
            <w:r>
              <w:rPr>
                <w:color w:val="000000"/>
              </w:rPr>
              <w:t>Phases 2 and 3 (VMware + Network) run in parallel. Phase 8 (Mainframe) runs in parallel with Phases 2–4. All other phases are strictly sequential. Any phase failure escalates immediately to the Incident Commander before proceeding.</w:t>
            </w:r>
          </w:p>
        </w:tc>
      </w:tr>
    </w:tbl>
    <w:p w14:paraId="609E5D70" w14:textId="77777777" w:rsidR="008B50A8" w:rsidRDefault="008B50A8">
      <w:pPr>
        <w:spacing w:before="80" w:after="80"/>
      </w:pPr>
    </w:p>
    <w:p w14:paraId="36737737" w14:textId="77777777" w:rsidR="008B50A8" w:rsidRDefault="00473DF8">
      <w:pPr>
        <w:pStyle w:val="Heading2"/>
      </w:pPr>
      <w:r>
        <w:t>5.2  Validation Checkpoint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196"/>
        <w:gridCol w:w="2791"/>
        <w:gridCol w:w="1398"/>
        <w:gridCol w:w="2253"/>
      </w:tblGrid>
      <w:tr w:rsidR="008B50A8" w14:paraId="363E50AD"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6B1578B" w14:textId="77777777" w:rsidR="008B50A8" w:rsidRDefault="00473DF8">
            <w:pPr>
              <w:spacing w:before="40" w:after="40"/>
            </w:pPr>
            <w:r>
              <w:rPr>
                <w:b/>
                <w:bCs/>
                <w:color w:val="FFFFFF"/>
              </w:rPr>
              <w:t>VC #</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782BD0" w14:textId="77777777" w:rsidR="008B50A8" w:rsidRDefault="00473DF8">
            <w:pPr>
              <w:spacing w:before="40" w:after="40"/>
            </w:pPr>
            <w:r>
              <w:rPr>
                <w:b/>
                <w:bCs/>
                <w:color w:val="FFFFFF"/>
              </w:rPr>
              <w:t>Checkpoint Name</w:t>
            </w:r>
          </w:p>
        </w:tc>
        <w:tc>
          <w:tcPr>
            <w:tcW w:w="2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935ACDF" w14:textId="77777777" w:rsidR="008B50A8" w:rsidRDefault="00473DF8">
            <w:pPr>
              <w:spacing w:before="40" w:after="40"/>
            </w:pPr>
            <w:r>
              <w:rPr>
                <w:b/>
                <w:bCs/>
                <w:color w:val="FFFFFF"/>
              </w:rPr>
              <w:t>Pass Criteria</w:t>
            </w:r>
          </w:p>
        </w:tc>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B35A679" w14:textId="77777777" w:rsidR="008B50A8" w:rsidRDefault="00473DF8">
            <w:pPr>
              <w:spacing w:before="40" w:after="40"/>
            </w:pPr>
            <w:r>
              <w:rPr>
                <w:b/>
                <w:bCs/>
                <w:color w:val="FFFFFF"/>
              </w:rPr>
              <w:t>Validator</w:t>
            </w:r>
          </w:p>
        </w:tc>
        <w:tc>
          <w:tcPr>
            <w:tcW w:w="22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4406A65" w14:textId="77777777" w:rsidR="008B50A8" w:rsidRDefault="00473DF8">
            <w:pPr>
              <w:spacing w:before="40" w:after="40"/>
            </w:pPr>
            <w:r>
              <w:rPr>
                <w:b/>
                <w:bCs/>
                <w:color w:val="FFFFFF"/>
              </w:rPr>
              <w:t>Sign-off Required</w:t>
            </w:r>
          </w:p>
        </w:tc>
      </w:tr>
      <w:tr w:rsidR="008B50A8" w14:paraId="1DCB64DF"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A9C83B" w14:textId="77777777" w:rsidR="008B50A8" w:rsidRDefault="00473DF8">
            <w:pPr>
              <w:spacing w:before="40" w:after="40"/>
            </w:pPr>
            <w:r>
              <w:rPr>
                <w:color w:val="000000"/>
                <w:sz w:val="17"/>
                <w:szCs w:val="17"/>
              </w:rPr>
              <w:t>VC-0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732891" w14:textId="77777777" w:rsidR="008B50A8" w:rsidRDefault="00473DF8">
            <w:pPr>
              <w:spacing w:before="40" w:after="40"/>
            </w:pPr>
            <w:r>
              <w:rPr>
                <w:color w:val="000000"/>
                <w:sz w:val="17"/>
                <w:szCs w:val="17"/>
              </w:rPr>
              <w:t>DR Declaration</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E83829" w14:textId="77777777" w:rsidR="008B50A8" w:rsidRDefault="00473DF8">
            <w:pPr>
              <w:spacing w:before="40" w:after="40"/>
            </w:pPr>
            <w:r>
              <w:rPr>
                <w:color w:val="000000"/>
                <w:sz w:val="17"/>
                <w:szCs w:val="17"/>
              </w:rPr>
              <w:t>Written authority obtained; war room active; contact list verified</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BF75E8" w14:textId="77777777" w:rsidR="008B50A8" w:rsidRDefault="00473DF8">
            <w:pPr>
              <w:spacing w:before="40" w:after="40"/>
            </w:pPr>
            <w:r>
              <w:rPr>
                <w:color w:val="000000"/>
                <w:sz w:val="17"/>
                <w:szCs w:val="17"/>
              </w:rPr>
              <w:t>Incident Cmdr</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E1B063E" w14:textId="77777777" w:rsidR="008B50A8" w:rsidRDefault="00473DF8">
            <w:pPr>
              <w:spacing w:before="40" w:after="40"/>
            </w:pPr>
            <w:r>
              <w:rPr>
                <w:color w:val="000000"/>
                <w:sz w:val="17"/>
                <w:szCs w:val="17"/>
              </w:rPr>
              <w:t>Yes — all leads</w:t>
            </w:r>
          </w:p>
        </w:tc>
      </w:tr>
      <w:tr w:rsidR="008B50A8" w14:paraId="0175CB7B"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E98BAA" w14:textId="77777777" w:rsidR="008B50A8" w:rsidRDefault="00473DF8">
            <w:pPr>
              <w:spacing w:before="40" w:after="40"/>
            </w:pPr>
            <w:r>
              <w:rPr>
                <w:color w:val="000000"/>
                <w:sz w:val="17"/>
                <w:szCs w:val="17"/>
              </w:rPr>
              <w:t>VC-1</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9FCBA2" w14:textId="77777777" w:rsidR="008B50A8" w:rsidRDefault="00473DF8">
            <w:pPr>
              <w:spacing w:before="40" w:after="40"/>
            </w:pPr>
            <w:r>
              <w:rPr>
                <w:color w:val="000000"/>
                <w:sz w:val="17"/>
                <w:szCs w:val="17"/>
              </w:rPr>
              <w:t>Storage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53B549" w14:textId="77777777" w:rsidR="008B50A8" w:rsidRDefault="00473DF8">
            <w:pPr>
              <w:spacing w:before="40" w:after="40"/>
            </w:pPr>
            <w:r>
              <w:rPr>
                <w:color w:val="000000"/>
                <w:sz w:val="17"/>
                <w:szCs w:val="17"/>
              </w:rPr>
              <w:t>All required LUNs/volumes presented at DR site; no replication errors</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5E642C" w14:textId="77777777" w:rsidR="008B50A8" w:rsidRDefault="00473DF8">
            <w:pPr>
              <w:spacing w:before="40" w:after="40"/>
            </w:pPr>
            <w:r>
              <w:rPr>
                <w:color w:val="000000"/>
                <w:sz w:val="17"/>
                <w:szCs w:val="17"/>
              </w:rPr>
              <w:t>Storage Team</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35C93C" w14:textId="77777777" w:rsidR="008B50A8" w:rsidRDefault="00473DF8">
            <w:pPr>
              <w:spacing w:before="40" w:after="40"/>
            </w:pPr>
            <w:r>
              <w:rPr>
                <w:color w:val="000000"/>
                <w:sz w:val="17"/>
                <w:szCs w:val="17"/>
              </w:rPr>
              <w:t>Yes — Infra Lead</w:t>
            </w:r>
          </w:p>
        </w:tc>
      </w:tr>
      <w:tr w:rsidR="008B50A8" w14:paraId="38FCA7EE"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F0BE881" w14:textId="77777777" w:rsidR="008B50A8" w:rsidRDefault="00473DF8">
            <w:pPr>
              <w:spacing w:before="40" w:after="40"/>
            </w:pPr>
            <w:r>
              <w:rPr>
                <w:color w:val="000000"/>
                <w:sz w:val="17"/>
                <w:szCs w:val="17"/>
              </w:rPr>
              <w:t>VC-2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E366E5" w14:textId="77777777" w:rsidR="008B50A8" w:rsidRDefault="00473DF8">
            <w:pPr>
              <w:spacing w:before="40" w:after="40"/>
            </w:pPr>
            <w:r>
              <w:rPr>
                <w:color w:val="000000"/>
                <w:sz w:val="17"/>
                <w:szCs w:val="17"/>
              </w:rPr>
              <w:t>Compute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EF2FD9" w14:textId="77777777" w:rsidR="008B50A8" w:rsidRDefault="00473DF8">
            <w:pPr>
              <w:spacing w:before="40" w:after="40"/>
            </w:pPr>
            <w:r>
              <w:rPr>
                <w:color w:val="000000"/>
                <w:sz w:val="17"/>
                <w:szCs w:val="17"/>
              </w:rPr>
              <w:t>All Tier-0/1 VMs powered on at DR site; no split-brain</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0B996B" w14:textId="77777777" w:rsidR="008B50A8" w:rsidRDefault="00473DF8">
            <w:pPr>
              <w:spacing w:before="40" w:after="40"/>
            </w:pPr>
            <w:r>
              <w:rPr>
                <w:color w:val="000000"/>
                <w:sz w:val="17"/>
                <w:szCs w:val="17"/>
              </w:rPr>
              <w:t>VMware Team</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099095" w14:textId="77777777" w:rsidR="008B50A8" w:rsidRDefault="00473DF8">
            <w:pPr>
              <w:spacing w:before="40" w:after="40"/>
            </w:pPr>
            <w:r>
              <w:rPr>
                <w:color w:val="000000"/>
                <w:sz w:val="17"/>
                <w:szCs w:val="17"/>
              </w:rPr>
              <w:t>Yes — Infra Lead</w:t>
            </w:r>
          </w:p>
        </w:tc>
      </w:tr>
      <w:tr w:rsidR="008B50A8" w14:paraId="7A776EDD"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C31C6B" w14:textId="77777777" w:rsidR="008B50A8" w:rsidRDefault="00473DF8">
            <w:pPr>
              <w:spacing w:before="40" w:after="40"/>
            </w:pPr>
            <w:r>
              <w:rPr>
                <w:color w:val="000000"/>
                <w:sz w:val="17"/>
                <w:szCs w:val="17"/>
              </w:rPr>
              <w:t>VC-3</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260F3D" w14:textId="77777777" w:rsidR="008B50A8" w:rsidRDefault="00473DF8">
            <w:pPr>
              <w:spacing w:before="40" w:after="40"/>
            </w:pPr>
            <w:r>
              <w:rPr>
                <w:color w:val="000000"/>
                <w:sz w:val="17"/>
                <w:szCs w:val="17"/>
              </w:rPr>
              <w:t>Network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234CE2" w14:textId="77777777" w:rsidR="008B50A8" w:rsidRDefault="00473DF8">
            <w:pPr>
              <w:spacing w:before="40" w:after="40"/>
            </w:pPr>
            <w:r>
              <w:rPr>
                <w:color w:val="000000"/>
                <w:sz w:val="17"/>
                <w:szCs w:val="17"/>
              </w:rPr>
              <w:t>BGP routing live; firewall policies active; LB pool healthy</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B495D02" w14:textId="77777777" w:rsidR="008B50A8" w:rsidRDefault="00473DF8">
            <w:pPr>
              <w:spacing w:before="40" w:after="40"/>
            </w:pPr>
            <w:r>
              <w:rPr>
                <w:color w:val="000000"/>
                <w:sz w:val="17"/>
                <w:szCs w:val="17"/>
              </w:rPr>
              <w:t>Network Team</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81E694" w14:textId="77777777" w:rsidR="008B50A8" w:rsidRDefault="00473DF8">
            <w:pPr>
              <w:spacing w:before="40" w:after="40"/>
            </w:pPr>
            <w:r>
              <w:rPr>
                <w:color w:val="000000"/>
                <w:sz w:val="17"/>
                <w:szCs w:val="17"/>
              </w:rPr>
              <w:t>Yes — Network Lead</w:t>
            </w:r>
          </w:p>
        </w:tc>
      </w:tr>
      <w:tr w:rsidR="008B50A8" w14:paraId="7E4E5BE5"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E50FD7" w14:textId="77777777" w:rsidR="008B50A8" w:rsidRDefault="00473DF8">
            <w:pPr>
              <w:spacing w:before="40" w:after="40"/>
            </w:pPr>
            <w:r>
              <w:rPr>
                <w:color w:val="000000"/>
                <w:sz w:val="17"/>
                <w:szCs w:val="17"/>
              </w:rPr>
              <w:t>VC-4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89D992D" w14:textId="77777777" w:rsidR="008B50A8" w:rsidRDefault="00473DF8">
            <w:pPr>
              <w:spacing w:before="40" w:after="40"/>
            </w:pPr>
            <w:r>
              <w:rPr>
                <w:color w:val="000000"/>
                <w:sz w:val="17"/>
                <w:szCs w:val="17"/>
              </w:rPr>
              <w:t>Identity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0A26AC" w14:textId="77777777" w:rsidR="008B50A8" w:rsidRDefault="00473DF8">
            <w:pPr>
              <w:spacing w:before="40" w:after="40"/>
            </w:pPr>
            <w:r>
              <w:rPr>
                <w:color w:val="000000"/>
                <w:sz w:val="17"/>
                <w:szCs w:val="17"/>
              </w:rPr>
              <w:t>AD replication confirmed; DNS resolving correctly; auth working</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D7A475C" w14:textId="77777777" w:rsidR="008B50A8" w:rsidRDefault="00473DF8">
            <w:pPr>
              <w:spacing w:before="40" w:after="40"/>
            </w:pPr>
            <w:r>
              <w:rPr>
                <w:color w:val="000000"/>
                <w:sz w:val="17"/>
                <w:szCs w:val="17"/>
              </w:rPr>
              <w:t>Identity Team</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107B12" w14:textId="77777777" w:rsidR="008B50A8" w:rsidRDefault="00473DF8">
            <w:pPr>
              <w:spacing w:before="40" w:after="40"/>
            </w:pPr>
            <w:r>
              <w:rPr>
                <w:color w:val="000000"/>
                <w:sz w:val="17"/>
                <w:szCs w:val="17"/>
              </w:rPr>
              <w:t>Yes — Infra Lead</w:t>
            </w:r>
          </w:p>
        </w:tc>
      </w:tr>
      <w:tr w:rsidR="008B50A8" w14:paraId="60487341"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2851C9" w14:textId="77777777" w:rsidR="008B50A8" w:rsidRDefault="00473DF8">
            <w:pPr>
              <w:spacing w:before="40" w:after="40"/>
            </w:pPr>
            <w:r>
              <w:rPr>
                <w:color w:val="000000"/>
                <w:sz w:val="17"/>
                <w:szCs w:val="17"/>
              </w:rPr>
              <w:t>VC-5</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D64D94" w14:textId="77777777" w:rsidR="008B50A8" w:rsidRDefault="00473DF8">
            <w:pPr>
              <w:spacing w:before="40" w:after="40"/>
            </w:pPr>
            <w:r>
              <w:rPr>
                <w:color w:val="000000"/>
                <w:sz w:val="17"/>
                <w:szCs w:val="17"/>
              </w:rPr>
              <w:t>Databases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6B2480" w14:textId="77777777" w:rsidR="008B50A8" w:rsidRDefault="00473DF8">
            <w:pPr>
              <w:spacing w:before="40" w:after="40"/>
            </w:pPr>
            <w:r>
              <w:rPr>
                <w:color w:val="000000"/>
                <w:sz w:val="17"/>
                <w:szCs w:val="17"/>
              </w:rPr>
              <w:t>All Tier-0/1 DBs open R/W; data integrity checks passed</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963EE09" w14:textId="77777777" w:rsidR="008B50A8" w:rsidRDefault="00473DF8">
            <w:pPr>
              <w:spacing w:before="40" w:after="40"/>
            </w:pPr>
            <w:r>
              <w:rPr>
                <w:color w:val="000000"/>
                <w:sz w:val="17"/>
                <w:szCs w:val="17"/>
              </w:rPr>
              <w:t>DB Lead</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AF9733" w14:textId="77777777" w:rsidR="008B50A8" w:rsidRDefault="00473DF8">
            <w:pPr>
              <w:spacing w:before="40" w:after="40"/>
            </w:pPr>
            <w:r>
              <w:rPr>
                <w:color w:val="000000"/>
                <w:sz w:val="17"/>
                <w:szCs w:val="17"/>
              </w:rPr>
              <w:t>Yes — DB Lead</w:t>
            </w:r>
          </w:p>
        </w:tc>
      </w:tr>
      <w:tr w:rsidR="008B50A8" w14:paraId="3A70DC27"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7A6040" w14:textId="77777777" w:rsidR="008B50A8" w:rsidRDefault="00473DF8">
            <w:pPr>
              <w:spacing w:before="40" w:after="40"/>
            </w:pPr>
            <w:r>
              <w:rPr>
                <w:color w:val="000000"/>
                <w:sz w:val="17"/>
                <w:szCs w:val="17"/>
              </w:rPr>
              <w:t>VC-6</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CB56B6" w14:textId="77777777" w:rsidR="008B50A8" w:rsidRDefault="00473DF8">
            <w:pPr>
              <w:spacing w:before="40" w:after="40"/>
            </w:pPr>
            <w:r>
              <w:rPr>
                <w:color w:val="000000"/>
                <w:sz w:val="17"/>
                <w:szCs w:val="17"/>
              </w:rPr>
              <w:t>Middleware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CA4754" w14:textId="77777777" w:rsidR="008B50A8" w:rsidRDefault="00473DF8">
            <w:pPr>
              <w:spacing w:before="40" w:after="40"/>
            </w:pPr>
            <w:r>
              <w:rPr>
                <w:color w:val="000000"/>
                <w:sz w:val="17"/>
                <w:szCs w:val="17"/>
              </w:rPr>
              <w:t>WebSphere app servers running; MQ channels active</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91F38BC" w14:textId="77777777" w:rsidR="008B50A8" w:rsidRDefault="00473DF8">
            <w:pPr>
              <w:spacing w:before="40" w:after="40"/>
            </w:pPr>
            <w:r>
              <w:rPr>
                <w:color w:val="000000"/>
                <w:sz w:val="17"/>
                <w:szCs w:val="17"/>
              </w:rPr>
              <w:t>App Lead</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D04841" w14:textId="77777777" w:rsidR="008B50A8" w:rsidRDefault="00473DF8">
            <w:pPr>
              <w:spacing w:before="40" w:after="40"/>
            </w:pPr>
            <w:r>
              <w:rPr>
                <w:color w:val="000000"/>
                <w:sz w:val="17"/>
                <w:szCs w:val="17"/>
              </w:rPr>
              <w:t>Yes — App Lead</w:t>
            </w:r>
          </w:p>
        </w:tc>
      </w:tr>
      <w:tr w:rsidR="008B50A8" w14:paraId="187FFB8C"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BA856F" w14:textId="77777777" w:rsidR="008B50A8" w:rsidRDefault="00473DF8">
            <w:pPr>
              <w:spacing w:before="40" w:after="40"/>
            </w:pPr>
            <w:r>
              <w:rPr>
                <w:color w:val="000000"/>
                <w:sz w:val="17"/>
                <w:szCs w:val="17"/>
              </w:rPr>
              <w:t>VC-7</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9DAED2" w14:textId="77777777" w:rsidR="008B50A8" w:rsidRDefault="00473DF8">
            <w:pPr>
              <w:spacing w:before="40" w:after="40"/>
            </w:pPr>
            <w:r>
              <w:rPr>
                <w:color w:val="000000"/>
                <w:sz w:val="17"/>
                <w:szCs w:val="17"/>
              </w:rPr>
              <w:t>Applications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486A4F" w14:textId="77777777" w:rsidR="008B50A8" w:rsidRDefault="00473DF8">
            <w:pPr>
              <w:spacing w:before="40" w:after="40"/>
            </w:pPr>
            <w:r>
              <w:rPr>
                <w:color w:val="000000"/>
                <w:sz w:val="17"/>
                <w:szCs w:val="17"/>
              </w:rPr>
              <w:t>Tier-0 apps accessible; smoke tests passed</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D231F22" w14:textId="77777777" w:rsidR="008B50A8" w:rsidRDefault="00473DF8">
            <w:pPr>
              <w:spacing w:before="40" w:after="40"/>
            </w:pPr>
            <w:r>
              <w:rPr>
                <w:color w:val="000000"/>
                <w:sz w:val="17"/>
                <w:szCs w:val="17"/>
              </w:rPr>
              <w:t>App Lead + Bus. Owner</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6E2B4D" w14:textId="77777777" w:rsidR="008B50A8" w:rsidRDefault="00473DF8">
            <w:pPr>
              <w:spacing w:before="40" w:after="40"/>
            </w:pPr>
            <w:r>
              <w:rPr>
                <w:color w:val="000000"/>
                <w:sz w:val="17"/>
                <w:szCs w:val="17"/>
              </w:rPr>
              <w:t>Yes — App Lead</w:t>
            </w:r>
          </w:p>
        </w:tc>
      </w:tr>
      <w:tr w:rsidR="008B50A8" w14:paraId="6A719CA0" w14:textId="77777777">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E1E3C8" w14:textId="77777777" w:rsidR="008B50A8" w:rsidRDefault="00473DF8">
            <w:pPr>
              <w:spacing w:before="40" w:after="40"/>
            </w:pPr>
            <w:r>
              <w:rPr>
                <w:color w:val="000000"/>
                <w:sz w:val="17"/>
                <w:szCs w:val="17"/>
              </w:rPr>
              <w:t>VC-8</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4EC32CA" w14:textId="77777777" w:rsidR="008B50A8" w:rsidRDefault="00473DF8">
            <w:pPr>
              <w:spacing w:before="40" w:after="40"/>
            </w:pPr>
            <w:r>
              <w:rPr>
                <w:color w:val="000000"/>
                <w:sz w:val="17"/>
                <w:szCs w:val="17"/>
              </w:rPr>
              <w:t>Mainframe Ready</w:t>
            </w:r>
          </w:p>
        </w:tc>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6565FF" w14:textId="77777777" w:rsidR="008B50A8" w:rsidRDefault="00473DF8">
            <w:pPr>
              <w:spacing w:before="40" w:after="40"/>
            </w:pPr>
            <w:r>
              <w:rPr>
                <w:color w:val="000000"/>
                <w:sz w:val="17"/>
                <w:szCs w:val="17"/>
              </w:rPr>
              <w:t>z/OS IPL complete; iSeries subsystems active; CICS/IMS up</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106BB54" w14:textId="77777777" w:rsidR="008B50A8" w:rsidRDefault="00473DF8">
            <w:pPr>
              <w:spacing w:before="40" w:after="40"/>
            </w:pPr>
            <w:r>
              <w:rPr>
                <w:color w:val="000000"/>
                <w:sz w:val="17"/>
                <w:szCs w:val="17"/>
              </w:rPr>
              <w:t>Mainframe Lead</w:t>
            </w:r>
          </w:p>
        </w:tc>
        <w:tc>
          <w:tcPr>
            <w:tcW w:w="2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A4D8198" w14:textId="77777777" w:rsidR="008B50A8" w:rsidRDefault="00473DF8">
            <w:pPr>
              <w:spacing w:before="40" w:after="40"/>
            </w:pPr>
            <w:r>
              <w:rPr>
                <w:color w:val="000000"/>
                <w:sz w:val="17"/>
                <w:szCs w:val="17"/>
              </w:rPr>
              <w:t>Yes — Mainframe Lead</w:t>
            </w:r>
          </w:p>
        </w:tc>
      </w:tr>
      <w:tr w:rsidR="008B50A8" w14:paraId="6234A6AC"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92A25C" w14:textId="77777777" w:rsidR="008B50A8" w:rsidRDefault="00473DF8">
            <w:pPr>
              <w:spacing w:before="40" w:after="40"/>
            </w:pPr>
            <w:r>
              <w:rPr>
                <w:color w:val="000000"/>
                <w:sz w:val="17"/>
                <w:szCs w:val="17"/>
              </w:rPr>
              <w:t>VC-9</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6B5D0B" w14:textId="77777777" w:rsidR="008B50A8" w:rsidRDefault="00473DF8">
            <w:pPr>
              <w:spacing w:before="40" w:after="40"/>
            </w:pPr>
            <w:r>
              <w:rPr>
                <w:color w:val="000000"/>
                <w:sz w:val="17"/>
                <w:szCs w:val="17"/>
              </w:rPr>
              <w:t>Batch/Scheduling Ready</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DD3C9F" w14:textId="77777777" w:rsidR="008B50A8" w:rsidRDefault="00473DF8">
            <w:pPr>
              <w:spacing w:before="40" w:after="40"/>
            </w:pPr>
            <w:r>
              <w:rPr>
                <w:color w:val="000000"/>
                <w:sz w:val="17"/>
                <w:szCs w:val="17"/>
              </w:rPr>
              <w:t>Control-M server live; job definitions imported; no duplicate runs</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26B807E" w14:textId="77777777" w:rsidR="008B50A8" w:rsidRDefault="00473DF8">
            <w:pPr>
              <w:spacing w:before="40" w:after="40"/>
            </w:pPr>
            <w:r>
              <w:rPr>
                <w:color w:val="000000"/>
                <w:sz w:val="17"/>
                <w:szCs w:val="17"/>
              </w:rPr>
              <w:t>Batch Lead</w:t>
            </w:r>
          </w:p>
        </w:tc>
        <w:tc>
          <w:tcPr>
            <w:tcW w:w="22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2D4ECC" w14:textId="77777777" w:rsidR="008B50A8" w:rsidRDefault="00473DF8">
            <w:pPr>
              <w:spacing w:before="40" w:after="40"/>
            </w:pPr>
            <w:r>
              <w:rPr>
                <w:color w:val="000000"/>
                <w:sz w:val="17"/>
                <w:szCs w:val="17"/>
              </w:rPr>
              <w:t>Yes — App Lead</w:t>
            </w:r>
          </w:p>
        </w:tc>
      </w:tr>
      <w:tr w:rsidR="008B50A8" w14:paraId="064D30C2" w14:textId="77777777">
        <w:tc>
          <w:tcPr>
            <w:tcW w:w="7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8EB0807" w14:textId="77777777" w:rsidR="008B50A8" w:rsidRDefault="00473DF8">
            <w:pPr>
              <w:spacing w:before="40" w:after="40"/>
            </w:pPr>
            <w:r>
              <w:rPr>
                <w:color w:val="000000"/>
                <w:sz w:val="17"/>
                <w:szCs w:val="17"/>
              </w:rPr>
              <w:t>FINAL</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B9FAB78" w14:textId="77777777" w:rsidR="008B50A8" w:rsidRDefault="00473DF8">
            <w:pPr>
              <w:spacing w:before="40" w:after="40"/>
            </w:pPr>
            <w:r>
              <w:rPr>
                <w:color w:val="000000"/>
                <w:sz w:val="17"/>
                <w:szCs w:val="17"/>
              </w:rPr>
              <w:t>Full DR Operational</w:t>
            </w:r>
          </w:p>
        </w:tc>
        <w:tc>
          <w:tcPr>
            <w:tcW w:w="2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781D38B" w14:textId="77777777" w:rsidR="008B50A8" w:rsidRDefault="00473DF8">
            <w:pPr>
              <w:spacing w:before="40" w:after="40"/>
            </w:pPr>
            <w:r>
              <w:rPr>
                <w:color w:val="000000"/>
                <w:sz w:val="17"/>
                <w:szCs w:val="17"/>
              </w:rPr>
              <w:t>All BIA-mandated Tier-0/1 systems validated by business</w:t>
            </w:r>
          </w:p>
        </w:tc>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A9D30C6" w14:textId="77777777" w:rsidR="008B50A8" w:rsidRDefault="00473DF8">
            <w:pPr>
              <w:spacing w:before="40" w:after="40"/>
            </w:pPr>
            <w:r>
              <w:rPr>
                <w:color w:val="000000"/>
                <w:sz w:val="17"/>
                <w:szCs w:val="17"/>
              </w:rPr>
              <w:t>Business Owners + CTO</w:t>
            </w:r>
          </w:p>
        </w:tc>
        <w:tc>
          <w:tcPr>
            <w:tcW w:w="22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B64D507" w14:textId="77777777" w:rsidR="008B50A8" w:rsidRDefault="00473DF8">
            <w:pPr>
              <w:spacing w:before="40" w:after="40"/>
            </w:pPr>
            <w:r>
              <w:rPr>
                <w:color w:val="000000"/>
                <w:sz w:val="17"/>
                <w:szCs w:val="17"/>
              </w:rPr>
              <w:t>Yes — CTO</w:t>
            </w:r>
          </w:p>
        </w:tc>
      </w:tr>
    </w:tbl>
    <w:p w14:paraId="5A543354" w14:textId="77777777" w:rsidR="008B50A8" w:rsidRDefault="00473DF8">
      <w:r>
        <w:br w:type="page"/>
      </w:r>
    </w:p>
    <w:p w14:paraId="6B4207D6" w14:textId="77777777" w:rsidR="008B50A8" w:rsidRDefault="00473DF8">
      <w:pPr>
        <w:pStyle w:val="Heading1"/>
        <w:pBdr>
          <w:bottom w:val="single" w:sz="8" w:space="4" w:color="2E5FAC"/>
        </w:pBdr>
      </w:pPr>
      <w:r>
        <w:t>Section 6 — Detailed Step-by-Step Runbooks (Layer-Wise)</w:t>
      </w:r>
    </w:p>
    <w:p w14:paraId="5F339347" w14:textId="77777777" w:rsidR="008B50A8" w:rsidRDefault="00473DF8">
      <w:pPr>
        <w:pStyle w:val="Heading2"/>
      </w:pPr>
      <w:r>
        <w:t>6.1  Storage Runbook — SAN/NAS Failover</w:t>
      </w:r>
    </w:p>
    <w:p w14:paraId="58A5F26B" w14:textId="77777777" w:rsidR="008B50A8" w:rsidRDefault="00473DF8">
      <w:pPr>
        <w:pStyle w:val="Heading3"/>
      </w:pPr>
      <w:r>
        <w:t>Preconditions</w:t>
      </w:r>
    </w:p>
    <w:p w14:paraId="7151D4BA" w14:textId="77777777" w:rsidR="008B50A8" w:rsidRDefault="00473DF8">
      <w:pPr>
        <w:pStyle w:val="ListParagraph"/>
        <w:numPr>
          <w:ilvl w:val="0"/>
          <w:numId w:val="2"/>
        </w:numPr>
        <w:spacing w:before="40" w:after="40"/>
      </w:pPr>
      <w:r>
        <w:t>SAN replication (EMC SRDF / NetApp SnapMirror) is confirmed in a consistent, replicable state</w:t>
      </w:r>
    </w:p>
    <w:p w14:paraId="6B5AC5F3" w14:textId="77777777" w:rsidR="008B50A8" w:rsidRDefault="00473DF8">
      <w:pPr>
        <w:pStyle w:val="ListParagraph"/>
        <w:numPr>
          <w:ilvl w:val="0"/>
          <w:numId w:val="2"/>
        </w:numPr>
        <w:spacing w:before="40" w:after="40"/>
      </w:pPr>
      <w:r>
        <w:t>DR storage array powered on and healthy; no active alarms on DR storage consoles</w:t>
      </w:r>
    </w:p>
    <w:p w14:paraId="1468E827" w14:textId="77777777" w:rsidR="008B50A8" w:rsidRDefault="00473DF8">
      <w:pPr>
        <w:pStyle w:val="ListParagraph"/>
        <w:numPr>
          <w:ilvl w:val="0"/>
          <w:numId w:val="2"/>
        </w:numPr>
        <w:spacing w:before="40" w:after="40"/>
      </w:pPr>
      <w:r>
        <w:t>Storage admin credentials verified for DR site arrays</w:t>
      </w:r>
    </w:p>
    <w:p w14:paraId="179ED0CD" w14:textId="77777777" w:rsidR="008B50A8" w:rsidRDefault="00473DF8">
      <w:pPr>
        <w:pStyle w:val="ListParagraph"/>
        <w:numPr>
          <w:ilvl w:val="0"/>
          <w:numId w:val="2"/>
        </w:numPr>
        <w:spacing w:before="40" w:after="40"/>
      </w:pPr>
      <w:r>
        <w:t>VC-0 sign-off received from Incident Commander</w:t>
      </w:r>
    </w:p>
    <w:p w14:paraId="42BCF787" w14:textId="77777777" w:rsidR="008B50A8" w:rsidRDefault="008B50A8">
      <w:pPr>
        <w:spacing w:before="80" w:after="80"/>
      </w:pPr>
    </w:p>
    <w:p w14:paraId="6670D294" w14:textId="77777777" w:rsidR="008B50A8" w:rsidRDefault="00473DF8">
      <w:pPr>
        <w:pStyle w:val="Heading3"/>
      </w:pPr>
      <w: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6873C9DC"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14B5E1F"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3668363"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ECB2250"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1F03D7E" w14:textId="77777777" w:rsidR="008B50A8" w:rsidRDefault="00473DF8">
            <w:pPr>
              <w:spacing w:before="40" w:after="40"/>
            </w:pPr>
            <w:r>
              <w:rPr>
                <w:b/>
                <w:bCs/>
                <w:color w:val="FFFFFF"/>
              </w:rPr>
              <w:t>Owner</w:t>
            </w:r>
          </w:p>
        </w:tc>
      </w:tr>
      <w:tr w:rsidR="008B50A8" w14:paraId="75A498C0"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13FAE0"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8C4A2D" w14:textId="77777777" w:rsidR="008B50A8" w:rsidRDefault="00473DF8">
            <w:pPr>
              <w:spacing w:before="40" w:after="40"/>
            </w:pPr>
            <w:r>
              <w:rPr>
                <w:color w:val="000000"/>
                <w:sz w:val="17"/>
                <w:szCs w:val="17"/>
              </w:rPr>
              <w:t>Confirm replication lag on all Tier-0/1 LUN groups. Log current RPO delta.</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068248" w14:textId="77777777" w:rsidR="008B50A8" w:rsidRDefault="00473DF8">
            <w:pPr>
              <w:spacing w:before="40" w:after="40"/>
            </w:pPr>
            <w:r>
              <w:rPr>
                <w:color w:val="000000"/>
                <w:sz w:val="17"/>
                <w:szCs w:val="17"/>
              </w:rPr>
              <w:t>EMC SRDF Monitor / SnapCenter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C0C724" w14:textId="77777777" w:rsidR="008B50A8" w:rsidRDefault="00473DF8">
            <w:pPr>
              <w:spacing w:before="40" w:after="40"/>
            </w:pPr>
            <w:r>
              <w:rPr>
                <w:color w:val="000000"/>
                <w:sz w:val="17"/>
                <w:szCs w:val="17"/>
              </w:rPr>
              <w:t>Storage Admin</w:t>
            </w:r>
          </w:p>
        </w:tc>
      </w:tr>
      <w:tr w:rsidR="008B50A8" w14:paraId="03CFB6D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84F470"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A23BBC" w14:textId="77777777" w:rsidR="008B50A8" w:rsidRDefault="00473DF8">
            <w:pPr>
              <w:spacing w:before="40" w:after="40"/>
            </w:pPr>
            <w:r>
              <w:rPr>
                <w:color w:val="000000"/>
                <w:sz w:val="17"/>
                <w:szCs w:val="17"/>
              </w:rPr>
              <w:t>For SRDF: Issue SRDF/S suspend on Tier-0 LUN groups (synchronous link break)</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DA8D56" w14:textId="77777777" w:rsidR="008B50A8" w:rsidRDefault="00473DF8">
            <w:pPr>
              <w:spacing w:before="40" w:after="40"/>
            </w:pPr>
            <w:r>
              <w:rPr>
                <w:color w:val="000000"/>
                <w:sz w:val="17"/>
                <w:szCs w:val="17"/>
              </w:rPr>
              <w:t>symrdf suspend -rdfg &lt;group&gt;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6D07C4" w14:textId="77777777" w:rsidR="008B50A8" w:rsidRDefault="00473DF8">
            <w:pPr>
              <w:spacing w:before="40" w:after="40"/>
            </w:pPr>
            <w:r>
              <w:rPr>
                <w:color w:val="000000"/>
                <w:sz w:val="17"/>
                <w:szCs w:val="17"/>
              </w:rPr>
              <w:t>Storage Admin</w:t>
            </w:r>
          </w:p>
        </w:tc>
      </w:tr>
      <w:tr w:rsidR="008B50A8" w14:paraId="3CD887A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A6C26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7DCBC1" w14:textId="77777777" w:rsidR="008B50A8" w:rsidRDefault="00473DF8">
            <w:pPr>
              <w:spacing w:before="40" w:after="40"/>
            </w:pPr>
            <w:r>
              <w:rPr>
                <w:color w:val="000000"/>
                <w:sz w:val="17"/>
                <w:szCs w:val="17"/>
              </w:rPr>
              <w:t>For SnapMirror: Quiesce replication and break mirror on DR volume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FE8422" w14:textId="77777777" w:rsidR="008B50A8" w:rsidRDefault="00473DF8">
            <w:pPr>
              <w:spacing w:before="40" w:after="40"/>
            </w:pPr>
            <w:r>
              <w:rPr>
                <w:color w:val="000000"/>
                <w:sz w:val="17"/>
                <w:szCs w:val="17"/>
              </w:rPr>
              <w:t>snapmirror quiesce / break &lt;vol&gt;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1FB7BC" w14:textId="77777777" w:rsidR="008B50A8" w:rsidRDefault="00473DF8">
            <w:pPr>
              <w:spacing w:before="40" w:after="40"/>
            </w:pPr>
            <w:r>
              <w:rPr>
                <w:color w:val="000000"/>
                <w:sz w:val="17"/>
                <w:szCs w:val="17"/>
              </w:rPr>
              <w:t>Storage Admin</w:t>
            </w:r>
          </w:p>
        </w:tc>
      </w:tr>
      <w:tr w:rsidR="008B50A8" w14:paraId="742ED323"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D90222"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33C4D7" w14:textId="77777777" w:rsidR="008B50A8" w:rsidRDefault="00473DF8">
            <w:pPr>
              <w:spacing w:before="40" w:after="40"/>
            </w:pPr>
            <w:r>
              <w:rPr>
                <w:color w:val="000000"/>
                <w:sz w:val="17"/>
                <w:szCs w:val="17"/>
              </w:rPr>
              <w:t>Mount DR LUNs / NAS volumes on DR compute hosts (ESXi / LPAR / iSeries)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E135AEC" w14:textId="77777777" w:rsidR="008B50A8" w:rsidRDefault="00473DF8">
            <w:pPr>
              <w:spacing w:before="40" w:after="40"/>
            </w:pPr>
            <w:r>
              <w:rPr>
                <w:color w:val="000000"/>
                <w:sz w:val="17"/>
                <w:szCs w:val="17"/>
              </w:rPr>
              <w:t>ESXi rescan; HBA zoning validate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940274" w14:textId="77777777" w:rsidR="008B50A8" w:rsidRDefault="00473DF8">
            <w:pPr>
              <w:spacing w:before="40" w:after="40"/>
            </w:pPr>
            <w:r>
              <w:rPr>
                <w:color w:val="000000"/>
                <w:sz w:val="17"/>
                <w:szCs w:val="17"/>
              </w:rPr>
              <w:t>Storage + VMware Admin</w:t>
            </w:r>
          </w:p>
        </w:tc>
      </w:tr>
      <w:tr w:rsidR="008B50A8" w14:paraId="56A0CB1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66CBFE"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ACA6DD" w14:textId="77777777" w:rsidR="008B50A8" w:rsidRDefault="00473DF8">
            <w:pPr>
              <w:spacing w:before="40" w:after="40"/>
            </w:pPr>
            <w:r>
              <w:rPr>
                <w:color w:val="000000"/>
                <w:sz w:val="17"/>
                <w:szCs w:val="17"/>
              </w:rPr>
              <w:t>Run filesystem consistency check on all mounted volumes (fsck / chkdsk)</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8A5316" w14:textId="77777777" w:rsidR="008B50A8" w:rsidRDefault="00473DF8">
            <w:pPr>
              <w:spacing w:before="40" w:after="40"/>
            </w:pPr>
            <w:r>
              <w:rPr>
                <w:color w:val="000000"/>
                <w:sz w:val="17"/>
                <w:szCs w:val="17"/>
              </w:rPr>
              <w:t>OS-level or EMC/NetApp tools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A254ED" w14:textId="77777777" w:rsidR="008B50A8" w:rsidRDefault="00473DF8">
            <w:pPr>
              <w:spacing w:before="40" w:after="40"/>
            </w:pPr>
            <w:r>
              <w:rPr>
                <w:color w:val="000000"/>
                <w:sz w:val="17"/>
                <w:szCs w:val="17"/>
              </w:rPr>
              <w:t>Storage Admin</w:t>
            </w:r>
          </w:p>
        </w:tc>
      </w:tr>
      <w:tr w:rsidR="008B50A8" w14:paraId="7583B530"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19BCD4D"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1FF9AA" w14:textId="77777777" w:rsidR="008B50A8" w:rsidRDefault="00473DF8">
            <w:pPr>
              <w:spacing w:before="40" w:after="40"/>
            </w:pPr>
            <w:r>
              <w:rPr>
                <w:color w:val="000000"/>
                <w:sz w:val="17"/>
                <w:szCs w:val="17"/>
              </w:rPr>
              <w:t>Confirm LUN masking &amp; zoning — only DR hosts can see DR LUNs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B99772" w14:textId="77777777" w:rsidR="008B50A8" w:rsidRDefault="00473DF8">
            <w:pPr>
              <w:spacing w:before="40" w:after="40"/>
            </w:pPr>
            <w:r>
              <w:rPr>
                <w:color w:val="000000"/>
                <w:sz w:val="17"/>
                <w:szCs w:val="17"/>
              </w:rPr>
              <w:t>EMC Unisphere / ONTAP System Mgr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4F3BC17" w14:textId="77777777" w:rsidR="008B50A8" w:rsidRDefault="00473DF8">
            <w:pPr>
              <w:spacing w:before="40" w:after="40"/>
            </w:pPr>
            <w:r>
              <w:rPr>
                <w:color w:val="000000"/>
                <w:sz w:val="17"/>
                <w:szCs w:val="17"/>
              </w:rPr>
              <w:t>Storage Admin</w:t>
            </w:r>
          </w:p>
        </w:tc>
      </w:tr>
      <w:tr w:rsidR="008B50A8" w14:paraId="65D40849"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AF5C9"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4409E4" w14:textId="77777777" w:rsidR="008B50A8" w:rsidRDefault="00473DF8">
            <w:pPr>
              <w:spacing w:before="40" w:after="40"/>
            </w:pPr>
            <w:r>
              <w:rPr>
                <w:color w:val="000000"/>
                <w:sz w:val="17"/>
                <w:szCs w:val="17"/>
              </w:rPr>
              <w:t>Create point-in-time snapshot of all DR volumes (pre-activation baseline)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63C62EB" w14:textId="77777777" w:rsidR="008B50A8" w:rsidRDefault="00473DF8">
            <w:pPr>
              <w:spacing w:before="40" w:after="40"/>
            </w:pPr>
            <w:r>
              <w:rPr>
                <w:color w:val="000000"/>
                <w:sz w:val="17"/>
                <w:szCs w:val="17"/>
              </w:rPr>
              <w:t>NetApp Snapshot / EMC TimeFinder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ABAB36" w14:textId="77777777" w:rsidR="008B50A8" w:rsidRDefault="00473DF8">
            <w:pPr>
              <w:spacing w:before="40" w:after="40"/>
            </w:pPr>
            <w:r>
              <w:rPr>
                <w:color w:val="000000"/>
                <w:sz w:val="17"/>
                <w:szCs w:val="17"/>
              </w:rPr>
              <w:t>Storage Admin</w:t>
            </w:r>
          </w:p>
        </w:tc>
      </w:tr>
      <w:tr w:rsidR="008B50A8" w14:paraId="6FC38063"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24ED846"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CBC3A7" w14:textId="77777777" w:rsidR="008B50A8" w:rsidRDefault="00473DF8">
            <w:pPr>
              <w:spacing w:before="40" w:after="40"/>
            </w:pPr>
            <w:r>
              <w:rPr>
                <w:color w:val="000000"/>
                <w:sz w:val="17"/>
                <w:szCs w:val="17"/>
              </w:rPr>
              <w:t>Log completion time and current RPO delta; update DR dashboard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1DCFC9" w14:textId="77777777" w:rsidR="008B50A8" w:rsidRDefault="00473DF8">
            <w:pPr>
              <w:spacing w:before="40" w:after="40"/>
            </w:pPr>
            <w:r>
              <w:rPr>
                <w:color w:val="000000"/>
                <w:sz w:val="17"/>
                <w:szCs w:val="17"/>
              </w:rPr>
              <w:t>DR Status Sheet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B91E13" w14:textId="77777777" w:rsidR="008B50A8" w:rsidRDefault="00473DF8">
            <w:pPr>
              <w:spacing w:before="40" w:after="40"/>
            </w:pPr>
            <w:r>
              <w:rPr>
                <w:color w:val="000000"/>
                <w:sz w:val="17"/>
                <w:szCs w:val="17"/>
              </w:rPr>
              <w:t>Storage Admin</w:t>
            </w:r>
          </w:p>
        </w:tc>
      </w:tr>
    </w:tbl>
    <w:p w14:paraId="3A214CBA" w14:textId="77777777" w:rsidR="008B50A8" w:rsidRDefault="008B50A8">
      <w:pPr>
        <w:spacing w:before="80" w:after="80"/>
      </w:pPr>
    </w:p>
    <w:p w14:paraId="2A8951AA" w14:textId="77777777" w:rsidR="008B50A8" w:rsidRDefault="00473DF8">
      <w:pPr>
        <w:pStyle w:val="Heading3"/>
      </w:pPr>
      <w:r>
        <w:t>Validation Checks — VC-1</w:t>
      </w:r>
    </w:p>
    <w:p w14:paraId="710EB548" w14:textId="77777777" w:rsidR="008B50A8" w:rsidRDefault="00473DF8">
      <w:pPr>
        <w:pStyle w:val="ListParagraph"/>
        <w:numPr>
          <w:ilvl w:val="0"/>
          <w:numId w:val="2"/>
        </w:numPr>
        <w:spacing w:before="40" w:after="40"/>
      </w:pPr>
      <w:r>
        <w:t>All required LUNs visible and mounted on DR compute hosts</w:t>
      </w:r>
    </w:p>
    <w:p w14:paraId="5C4D72C8" w14:textId="77777777" w:rsidR="008B50A8" w:rsidRDefault="00473DF8">
      <w:pPr>
        <w:pStyle w:val="ListParagraph"/>
        <w:numPr>
          <w:ilvl w:val="0"/>
          <w:numId w:val="2"/>
        </w:numPr>
        <w:spacing w:before="40" w:after="40"/>
      </w:pPr>
      <w:r>
        <w:t>No SRDF or SnapMirror error alerts outstanding</w:t>
      </w:r>
    </w:p>
    <w:p w14:paraId="22394497" w14:textId="77777777" w:rsidR="008B50A8" w:rsidRDefault="00473DF8">
      <w:pPr>
        <w:pStyle w:val="ListParagraph"/>
        <w:numPr>
          <w:ilvl w:val="0"/>
          <w:numId w:val="2"/>
        </w:numPr>
        <w:spacing w:before="40" w:after="40"/>
      </w:pPr>
      <w:r>
        <w:t>Filesystem integrity checks completed with zero critical errors</w:t>
      </w:r>
    </w:p>
    <w:p w14:paraId="0A0917D8" w14:textId="77777777" w:rsidR="008B50A8" w:rsidRDefault="00473DF8">
      <w:pPr>
        <w:pStyle w:val="ListParagraph"/>
        <w:numPr>
          <w:ilvl w:val="0"/>
          <w:numId w:val="2"/>
        </w:numPr>
        <w:spacing w:before="40" w:after="40"/>
      </w:pPr>
      <w:r>
        <w:t>Pre-activation snapshots confirmed on DR array</w:t>
      </w:r>
    </w:p>
    <w:p w14:paraId="19E47BC8" w14:textId="77777777" w:rsidR="008B50A8" w:rsidRDefault="00473DF8">
      <w:pPr>
        <w:pStyle w:val="ListParagraph"/>
        <w:numPr>
          <w:ilvl w:val="0"/>
          <w:numId w:val="2"/>
        </w:numPr>
        <w:spacing w:before="40" w:after="40"/>
      </w:pPr>
      <w:r>
        <w:t>Storage Admin signs off VC-1 in DR log</w:t>
      </w:r>
    </w:p>
    <w:p w14:paraId="6D6D77FA" w14:textId="77777777" w:rsidR="008B50A8" w:rsidRDefault="008B50A8">
      <w:pPr>
        <w:spacing w:before="80" w:after="80"/>
      </w:pPr>
    </w:p>
    <w:p w14:paraId="1BA0A73C" w14:textId="77777777" w:rsidR="008B50A8" w:rsidRDefault="00473DF8">
      <w:pPr>
        <w:pStyle w:val="Heading2"/>
      </w:pPr>
      <w:r>
        <w:t>6.2  VMware / SRM Runbook</w:t>
      </w:r>
    </w:p>
    <w:p w14:paraId="7D3C748C" w14:textId="77777777" w:rsidR="008B50A8" w:rsidRDefault="00473DF8">
      <w:pPr>
        <w:pStyle w:val="Heading3"/>
      </w:pPr>
      <w:r>
        <w:t>Preconditions</w:t>
      </w:r>
    </w:p>
    <w:p w14:paraId="13501134" w14:textId="77777777" w:rsidR="008B50A8" w:rsidRDefault="00473DF8">
      <w:pPr>
        <w:pStyle w:val="ListParagraph"/>
        <w:numPr>
          <w:ilvl w:val="0"/>
          <w:numId w:val="2"/>
        </w:numPr>
        <w:spacing w:before="40" w:after="40"/>
      </w:pPr>
      <w:r>
        <w:t>VC-1 (Storage) sign-off received</w:t>
      </w:r>
    </w:p>
    <w:p w14:paraId="01B0B290" w14:textId="77777777" w:rsidR="008B50A8" w:rsidRDefault="00473DF8">
      <w:pPr>
        <w:pStyle w:val="ListParagraph"/>
        <w:numPr>
          <w:ilvl w:val="0"/>
          <w:numId w:val="2"/>
        </w:numPr>
        <w:spacing w:before="40" w:after="40"/>
      </w:pPr>
      <w:r>
        <w:t>DR vCenter and SRM Recovery Server accessible from DR management network</w:t>
      </w:r>
    </w:p>
    <w:p w14:paraId="72BEFA67" w14:textId="77777777" w:rsidR="008B50A8" w:rsidRDefault="00473DF8">
      <w:pPr>
        <w:pStyle w:val="ListParagraph"/>
        <w:numPr>
          <w:ilvl w:val="0"/>
          <w:numId w:val="2"/>
        </w:numPr>
        <w:spacing w:before="40" w:after="40"/>
      </w:pPr>
      <w:r>
        <w:t>SRM Recovery Plans validated in last DR drill (no stale VM mappings)</w:t>
      </w:r>
    </w:p>
    <w:p w14:paraId="23993530" w14:textId="77777777" w:rsidR="008B50A8" w:rsidRDefault="00473DF8">
      <w:pPr>
        <w:pStyle w:val="ListParagraph"/>
        <w:numPr>
          <w:ilvl w:val="0"/>
          <w:numId w:val="2"/>
        </w:numPr>
        <w:spacing w:before="40" w:after="40"/>
      </w:pPr>
      <w:r>
        <w:t>DR ESXi hosts in connected state with no host-level alarms</w:t>
      </w:r>
    </w:p>
    <w:p w14:paraId="479A2EE8" w14:textId="77777777" w:rsidR="008B50A8" w:rsidRDefault="008B50A8">
      <w:pPr>
        <w:spacing w:before="80" w:after="80"/>
      </w:pPr>
    </w:p>
    <w:p w14:paraId="0106442A" w14:textId="77777777" w:rsidR="008B50A8" w:rsidRDefault="00473DF8">
      <w:pPr>
        <w:pStyle w:val="Heading3"/>
      </w:pPr>
      <w: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2D1037E8"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871B67A"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D726180"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813687B"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B9C0F9F" w14:textId="77777777" w:rsidR="008B50A8" w:rsidRDefault="00473DF8">
            <w:pPr>
              <w:spacing w:before="40" w:after="40"/>
            </w:pPr>
            <w:r>
              <w:rPr>
                <w:b/>
                <w:bCs/>
                <w:color w:val="FFFFFF"/>
              </w:rPr>
              <w:t>Owner</w:t>
            </w:r>
          </w:p>
        </w:tc>
      </w:tr>
      <w:tr w:rsidR="008B50A8" w14:paraId="31671217"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3D7D8B"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C063B86" w14:textId="77777777" w:rsidR="008B50A8" w:rsidRDefault="00473DF8">
            <w:pPr>
              <w:spacing w:before="40" w:after="40"/>
            </w:pPr>
            <w:r>
              <w:rPr>
                <w:color w:val="000000"/>
                <w:sz w:val="17"/>
                <w:szCs w:val="17"/>
              </w:rPr>
              <w:t>Log into DR vCenter; verify all DR ESXi hosts are Connected and in Maintenance Mode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267173" w14:textId="77777777" w:rsidR="008B50A8" w:rsidRDefault="00473DF8">
            <w:pPr>
              <w:spacing w:before="40" w:after="40"/>
            </w:pPr>
            <w:r>
              <w:rPr>
                <w:color w:val="000000"/>
                <w:sz w:val="17"/>
                <w:szCs w:val="17"/>
              </w:rPr>
              <w:t>vSphere Web Client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DB26A9" w14:textId="77777777" w:rsidR="008B50A8" w:rsidRDefault="00473DF8">
            <w:pPr>
              <w:spacing w:before="40" w:after="40"/>
            </w:pPr>
            <w:r>
              <w:rPr>
                <w:color w:val="000000"/>
                <w:sz w:val="17"/>
                <w:szCs w:val="17"/>
              </w:rPr>
              <w:t>VMware Admin</w:t>
            </w:r>
          </w:p>
        </w:tc>
      </w:tr>
      <w:tr w:rsidR="008B50A8" w14:paraId="7AD05203"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2DB706"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D343A3" w14:textId="77777777" w:rsidR="008B50A8" w:rsidRDefault="00473DF8">
            <w:pPr>
              <w:spacing w:before="40" w:after="40"/>
            </w:pPr>
            <w:r>
              <w:rPr>
                <w:color w:val="000000"/>
                <w:sz w:val="17"/>
                <w:szCs w:val="17"/>
              </w:rPr>
              <w:t>Exit Maintenance Mode on all DR ESXi hosts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D6919E" w14:textId="77777777" w:rsidR="008B50A8" w:rsidRDefault="00473DF8">
            <w:pPr>
              <w:spacing w:before="40" w:after="40"/>
            </w:pPr>
            <w:r>
              <w:rPr>
                <w:color w:val="000000"/>
                <w:sz w:val="17"/>
                <w:szCs w:val="17"/>
              </w:rPr>
              <w:t>vSphere UI / ESXCLI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9D2639" w14:textId="77777777" w:rsidR="008B50A8" w:rsidRDefault="00473DF8">
            <w:pPr>
              <w:spacing w:before="40" w:after="40"/>
            </w:pPr>
            <w:r>
              <w:rPr>
                <w:color w:val="000000"/>
                <w:sz w:val="17"/>
                <w:szCs w:val="17"/>
              </w:rPr>
              <w:t>VMware Admin</w:t>
            </w:r>
          </w:p>
        </w:tc>
      </w:tr>
      <w:tr w:rsidR="008B50A8" w14:paraId="2E147CF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E7404B"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9A32D2" w14:textId="77777777" w:rsidR="008B50A8" w:rsidRDefault="00473DF8">
            <w:pPr>
              <w:spacing w:before="40" w:after="40"/>
            </w:pPr>
            <w:r>
              <w:rPr>
                <w:color w:val="000000"/>
                <w:sz w:val="17"/>
                <w:szCs w:val="17"/>
              </w:rPr>
              <w:t>Open SRM at DR site; navigate to Recovery Plans — execute Tier-0 Recovery Plan first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49C7741" w14:textId="77777777" w:rsidR="008B50A8" w:rsidRDefault="00473DF8">
            <w:pPr>
              <w:spacing w:before="40" w:after="40"/>
            </w:pPr>
            <w:r>
              <w:rPr>
                <w:color w:val="000000"/>
                <w:sz w:val="17"/>
                <w:szCs w:val="17"/>
              </w:rPr>
              <w:t>VMware SRM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97F811" w14:textId="77777777" w:rsidR="008B50A8" w:rsidRDefault="00473DF8">
            <w:pPr>
              <w:spacing w:before="40" w:after="40"/>
            </w:pPr>
            <w:r>
              <w:rPr>
                <w:color w:val="000000"/>
                <w:sz w:val="17"/>
                <w:szCs w:val="17"/>
              </w:rPr>
              <w:t>VMware Admin</w:t>
            </w:r>
          </w:p>
        </w:tc>
      </w:tr>
      <w:tr w:rsidR="008B50A8" w14:paraId="47FFE604"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0AF2EF"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16A78C" w14:textId="77777777" w:rsidR="008B50A8" w:rsidRDefault="00473DF8">
            <w:pPr>
              <w:spacing w:before="40" w:after="40"/>
            </w:pPr>
            <w:r>
              <w:rPr>
                <w:color w:val="000000"/>
                <w:sz w:val="17"/>
                <w:szCs w:val="17"/>
              </w:rPr>
              <w:t>Monitor SRM plan execution; resolve any VM power-on failures (snapshot dependency check)</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266ED8" w14:textId="77777777" w:rsidR="008B50A8" w:rsidRDefault="00473DF8">
            <w:pPr>
              <w:spacing w:before="40" w:after="40"/>
            </w:pPr>
            <w:r>
              <w:rPr>
                <w:color w:val="000000"/>
                <w:sz w:val="17"/>
                <w:szCs w:val="17"/>
              </w:rPr>
              <w:t>SRM Execution Log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7704CC" w14:textId="77777777" w:rsidR="008B50A8" w:rsidRDefault="00473DF8">
            <w:pPr>
              <w:spacing w:before="40" w:after="40"/>
            </w:pPr>
            <w:r>
              <w:rPr>
                <w:color w:val="000000"/>
                <w:sz w:val="17"/>
                <w:szCs w:val="17"/>
              </w:rPr>
              <w:t>VMware Admin</w:t>
            </w:r>
          </w:p>
        </w:tc>
      </w:tr>
      <w:tr w:rsidR="008B50A8" w14:paraId="403CC84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F281479"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FA64ACF" w14:textId="77777777" w:rsidR="008B50A8" w:rsidRDefault="00473DF8">
            <w:pPr>
              <w:spacing w:before="40" w:after="40"/>
            </w:pPr>
            <w:r>
              <w:rPr>
                <w:color w:val="000000"/>
                <w:sz w:val="17"/>
                <w:szCs w:val="17"/>
              </w:rPr>
              <w:t>Execute Tier-1 Recovery Plan once Tier-0 VMs validated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90D3C6" w14:textId="77777777" w:rsidR="008B50A8" w:rsidRDefault="00473DF8">
            <w:pPr>
              <w:spacing w:before="40" w:after="40"/>
            </w:pPr>
            <w:r>
              <w:rPr>
                <w:color w:val="000000"/>
                <w:sz w:val="17"/>
                <w:szCs w:val="17"/>
              </w:rPr>
              <w:t>VMware SRM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190E0D" w14:textId="77777777" w:rsidR="008B50A8" w:rsidRDefault="00473DF8">
            <w:pPr>
              <w:spacing w:before="40" w:after="40"/>
            </w:pPr>
            <w:r>
              <w:rPr>
                <w:color w:val="000000"/>
                <w:sz w:val="17"/>
                <w:szCs w:val="17"/>
              </w:rPr>
              <w:t>VMware Admin</w:t>
            </w:r>
          </w:p>
        </w:tc>
      </w:tr>
      <w:tr w:rsidR="008B50A8" w14:paraId="32528BF0"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DB8D60"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CB9050" w14:textId="77777777" w:rsidR="008B50A8" w:rsidRDefault="00473DF8">
            <w:pPr>
              <w:spacing w:before="40" w:after="40"/>
            </w:pPr>
            <w:r>
              <w:rPr>
                <w:color w:val="000000"/>
                <w:sz w:val="17"/>
                <w:szCs w:val="17"/>
              </w:rPr>
              <w:t>Execute Tier-2 Recovery Plan (non-blocking; lower priority)</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6C3165" w14:textId="77777777" w:rsidR="008B50A8" w:rsidRDefault="00473DF8">
            <w:pPr>
              <w:spacing w:before="40" w:after="40"/>
            </w:pPr>
            <w:r>
              <w:rPr>
                <w:color w:val="000000"/>
                <w:sz w:val="17"/>
                <w:szCs w:val="17"/>
              </w:rPr>
              <w:t>VMware SRM Console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AFAB7D" w14:textId="77777777" w:rsidR="008B50A8" w:rsidRDefault="00473DF8">
            <w:pPr>
              <w:spacing w:before="40" w:after="40"/>
            </w:pPr>
            <w:r>
              <w:rPr>
                <w:color w:val="000000"/>
                <w:sz w:val="17"/>
                <w:szCs w:val="17"/>
              </w:rPr>
              <w:t>VMware Admin</w:t>
            </w:r>
          </w:p>
        </w:tc>
      </w:tr>
      <w:tr w:rsidR="008B50A8" w14:paraId="4CE33897"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CF5280"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9CC9F2" w14:textId="77777777" w:rsidR="008B50A8" w:rsidRDefault="00473DF8">
            <w:pPr>
              <w:spacing w:before="40" w:after="40"/>
            </w:pPr>
            <w:r>
              <w:rPr>
                <w:color w:val="000000"/>
                <w:sz w:val="17"/>
                <w:szCs w:val="17"/>
              </w:rPr>
              <w:t>Verify VM-to-network portgroup mapping (ensure DR portgroups are correct, not production)</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0FC33C4" w14:textId="77777777" w:rsidR="008B50A8" w:rsidRDefault="00473DF8">
            <w:pPr>
              <w:spacing w:before="40" w:after="40"/>
            </w:pPr>
            <w:r>
              <w:rPr>
                <w:color w:val="000000"/>
                <w:sz w:val="17"/>
                <w:szCs w:val="17"/>
              </w:rPr>
              <w:t>vSphere Networking</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65A9A6E" w14:textId="77777777" w:rsidR="008B50A8" w:rsidRDefault="00473DF8">
            <w:pPr>
              <w:spacing w:before="40" w:after="40"/>
            </w:pPr>
            <w:r>
              <w:rPr>
                <w:color w:val="000000"/>
                <w:sz w:val="17"/>
                <w:szCs w:val="17"/>
              </w:rPr>
              <w:t>VMware Admin</w:t>
            </w:r>
          </w:p>
        </w:tc>
      </w:tr>
      <w:tr w:rsidR="008B50A8" w14:paraId="65BEEBC8"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FECF66"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674E07" w14:textId="77777777" w:rsidR="008B50A8" w:rsidRDefault="00473DF8">
            <w:pPr>
              <w:spacing w:before="40" w:after="40"/>
            </w:pPr>
            <w:r>
              <w:rPr>
                <w:color w:val="000000"/>
                <w:sz w:val="17"/>
                <w:szCs w:val="17"/>
              </w:rPr>
              <w:t>Confirm vSAN health (if applicable); run cluster health check</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293172" w14:textId="77777777" w:rsidR="008B50A8" w:rsidRDefault="00473DF8">
            <w:pPr>
              <w:spacing w:before="40" w:after="40"/>
            </w:pPr>
            <w:r>
              <w:rPr>
                <w:color w:val="000000"/>
                <w:sz w:val="17"/>
                <w:szCs w:val="17"/>
              </w:rPr>
              <w:t>vSAN Health Service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5AA028" w14:textId="77777777" w:rsidR="008B50A8" w:rsidRDefault="00473DF8">
            <w:pPr>
              <w:spacing w:before="40" w:after="40"/>
            </w:pPr>
            <w:r>
              <w:rPr>
                <w:color w:val="000000"/>
                <w:sz w:val="17"/>
                <w:szCs w:val="17"/>
              </w:rPr>
              <w:t>VMware Admin</w:t>
            </w:r>
          </w:p>
        </w:tc>
      </w:tr>
      <w:tr w:rsidR="008B50A8" w14:paraId="3A03D7A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8683BE8" w14:textId="77777777" w:rsidR="008B50A8" w:rsidRDefault="00473DF8">
            <w:pPr>
              <w:spacing w:before="40" w:after="40"/>
            </w:pPr>
            <w:r>
              <w:rPr>
                <w:color w:val="000000"/>
                <w:sz w:val="17"/>
                <w:szCs w:val="17"/>
              </w:rPr>
              <w:t>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1CF34D6" w14:textId="77777777" w:rsidR="008B50A8" w:rsidRDefault="00473DF8">
            <w:pPr>
              <w:spacing w:before="40" w:after="40"/>
            </w:pPr>
            <w:r>
              <w:rPr>
                <w:color w:val="000000"/>
                <w:sz w:val="17"/>
                <w:szCs w:val="17"/>
              </w:rPr>
              <w:t>Validate VM-to-storage alignment; ensure no VMs are running on primary site datastores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2AAB65" w14:textId="77777777" w:rsidR="008B50A8" w:rsidRDefault="00473DF8">
            <w:pPr>
              <w:spacing w:before="40" w:after="40"/>
            </w:pPr>
            <w:r>
              <w:rPr>
                <w:color w:val="000000"/>
                <w:sz w:val="17"/>
                <w:szCs w:val="17"/>
              </w:rPr>
              <w:t>vSphere Datastore View</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FDF744" w14:textId="77777777" w:rsidR="008B50A8" w:rsidRDefault="00473DF8">
            <w:pPr>
              <w:spacing w:before="40" w:after="40"/>
            </w:pPr>
            <w:r>
              <w:rPr>
                <w:color w:val="000000"/>
                <w:sz w:val="17"/>
                <w:szCs w:val="17"/>
              </w:rPr>
              <w:t>VMware Admin</w:t>
            </w:r>
          </w:p>
        </w:tc>
      </w:tr>
    </w:tbl>
    <w:p w14:paraId="40757BDC" w14:textId="77777777" w:rsidR="008B50A8" w:rsidRDefault="008B50A8">
      <w:pPr>
        <w:spacing w:before="80" w:after="80"/>
      </w:pPr>
    </w:p>
    <w:p w14:paraId="761D7E5C" w14:textId="77777777" w:rsidR="008B50A8" w:rsidRDefault="00473DF8">
      <w:pPr>
        <w:pStyle w:val="Heading3"/>
      </w:pPr>
      <w:r>
        <w:t>Validation Checks — VC-2</w:t>
      </w:r>
    </w:p>
    <w:p w14:paraId="64858EA6" w14:textId="77777777" w:rsidR="008B50A8" w:rsidRDefault="00473DF8">
      <w:pPr>
        <w:pStyle w:val="ListParagraph"/>
        <w:numPr>
          <w:ilvl w:val="0"/>
          <w:numId w:val="2"/>
        </w:numPr>
        <w:spacing w:before="40" w:after="40"/>
      </w:pPr>
      <w:r>
        <w:t>All Tier-0 VMs powered on and heartbeating at DR site</w:t>
      </w:r>
    </w:p>
    <w:p w14:paraId="72BE60A0" w14:textId="77777777" w:rsidR="008B50A8" w:rsidRDefault="00473DF8">
      <w:pPr>
        <w:pStyle w:val="ListParagraph"/>
        <w:numPr>
          <w:ilvl w:val="0"/>
          <w:numId w:val="2"/>
        </w:numPr>
        <w:spacing w:before="40" w:after="40"/>
      </w:pPr>
      <w:r>
        <w:t>No split-brain scenarios (VMs active at both sites)</w:t>
      </w:r>
    </w:p>
    <w:p w14:paraId="0C8DD0AA" w14:textId="77777777" w:rsidR="008B50A8" w:rsidRDefault="00473DF8">
      <w:pPr>
        <w:pStyle w:val="ListParagraph"/>
        <w:numPr>
          <w:ilvl w:val="0"/>
          <w:numId w:val="2"/>
        </w:numPr>
        <w:spacing w:before="40" w:after="40"/>
      </w:pPr>
      <w:r>
        <w:t>SRM Recovery Plan execution log shows zero critical failures</w:t>
      </w:r>
    </w:p>
    <w:p w14:paraId="378ACB05" w14:textId="77777777" w:rsidR="008B50A8" w:rsidRDefault="00473DF8">
      <w:pPr>
        <w:pStyle w:val="ListParagraph"/>
        <w:numPr>
          <w:ilvl w:val="0"/>
          <w:numId w:val="2"/>
        </w:numPr>
        <w:spacing w:before="40" w:after="40"/>
      </w:pPr>
      <w:r>
        <w:t>Network portgroup assignments confirmed correct</w:t>
      </w:r>
    </w:p>
    <w:p w14:paraId="629B60AC" w14:textId="77777777" w:rsidR="008B50A8" w:rsidRDefault="008B50A8">
      <w:pPr>
        <w:spacing w:before="80" w:after="80"/>
      </w:pPr>
    </w:p>
    <w:p w14:paraId="7DD888DD" w14:textId="6D1BD009" w:rsidR="008B50A8" w:rsidRDefault="005E4824">
      <w:pPr>
        <w:pStyle w:val="Heading2"/>
      </w:pPr>
      <w:r>
        <w:t>6.3 Network</w:t>
      </w:r>
      <w:r w:rsidR="00473DF8">
        <w:t xml:space="preserve"> Runbook — Firewall, Load Balancer, Routing</w:t>
      </w:r>
    </w:p>
    <w:p w14:paraId="77077314" w14:textId="77777777" w:rsidR="008B50A8" w:rsidRDefault="00473DF8">
      <w:pPr>
        <w:pStyle w:val="Heading3"/>
      </w:pPr>
      <w:r>
        <w:t>Preconditions</w:t>
      </w:r>
    </w:p>
    <w:p w14:paraId="73D6BC93" w14:textId="77777777" w:rsidR="008B50A8" w:rsidRDefault="00473DF8">
      <w:pPr>
        <w:pStyle w:val="ListParagraph"/>
        <w:numPr>
          <w:ilvl w:val="0"/>
          <w:numId w:val="2"/>
        </w:numPr>
        <w:spacing w:before="40" w:after="40"/>
      </w:pPr>
      <w:r>
        <w:t>DR site network infrastructure powered on and pre-staged (BGP neighbor configured in Idle state)</w:t>
      </w:r>
    </w:p>
    <w:p w14:paraId="100D4C6A" w14:textId="77777777" w:rsidR="008B50A8" w:rsidRDefault="00473DF8">
      <w:pPr>
        <w:pStyle w:val="ListParagraph"/>
        <w:numPr>
          <w:ilvl w:val="0"/>
          <w:numId w:val="2"/>
        </w:numPr>
        <w:spacing w:before="40" w:after="40"/>
      </w:pPr>
      <w:r>
        <w:t>Firewall policies pre-loaded and validated in last DR test</w:t>
      </w:r>
    </w:p>
    <w:p w14:paraId="69393F78" w14:textId="77777777" w:rsidR="008B50A8" w:rsidRDefault="00473DF8">
      <w:pPr>
        <w:pStyle w:val="ListParagraph"/>
        <w:numPr>
          <w:ilvl w:val="0"/>
          <w:numId w:val="2"/>
        </w:numPr>
        <w:spacing w:before="40" w:after="40"/>
        <w:rPr>
          <w:ins w:id="32" w:author="Supriya Kanneda Supriya" w:date="2026-05-18T15:30:00Z" w16du:dateUtc="2026-05-18T10:00:00Z"/>
        </w:rPr>
      </w:pPr>
      <w:r>
        <w:t>F5 / NSX ALB DR configuration pools pre-staged</w:t>
      </w:r>
    </w:p>
    <w:p w14:paraId="54C567A4" w14:textId="09D4B01C" w:rsidR="00B92E9F" w:rsidRDefault="00194E9A">
      <w:pPr>
        <w:pStyle w:val="ListParagraph"/>
        <w:numPr>
          <w:ilvl w:val="0"/>
          <w:numId w:val="2"/>
        </w:numPr>
        <w:spacing w:before="40" w:after="40"/>
      </w:pPr>
      <w:ins w:id="33" w:author="Supriya Kanneda Supriya" w:date="2026-05-18T15:30:00Z" w16du:dateUtc="2026-05-18T10:00:00Z">
        <w:r>
          <w:t>ACI Fabric and DCI with SDWAN validation</w:t>
        </w:r>
      </w:ins>
    </w:p>
    <w:p w14:paraId="5444CAF0" w14:textId="77777777" w:rsidR="008B50A8" w:rsidRDefault="008B50A8">
      <w:pPr>
        <w:spacing w:before="80" w:after="80"/>
      </w:pPr>
    </w:p>
    <w:p w14:paraId="4A0FE058" w14:textId="77777777" w:rsidR="00E02730" w:rsidRDefault="00E02730">
      <w:pPr>
        <w:spacing w:before="80" w:after="80"/>
      </w:pPr>
    </w:p>
    <w:p w14:paraId="50077949" w14:textId="77777777" w:rsidR="00E02730" w:rsidRDefault="00E02730">
      <w:pPr>
        <w:spacing w:before="80" w:after="80"/>
      </w:pPr>
    </w:p>
    <w:p w14:paraId="1B0248B3" w14:textId="77777777" w:rsidR="00E02730" w:rsidRDefault="00E02730">
      <w:pPr>
        <w:spacing w:before="80" w:after="80"/>
      </w:pPr>
    </w:p>
    <w:p w14:paraId="6E2A4C0D" w14:textId="77777777" w:rsidR="008B50A8" w:rsidRDefault="00473DF8">
      <w:pPr>
        <w:pStyle w:val="Heading3"/>
      </w:pPr>
      <w: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4313A13D"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7B47A05"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1B9EFDB"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5335676"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D88C5A8" w14:textId="77777777" w:rsidR="008B50A8" w:rsidRDefault="00473DF8">
            <w:pPr>
              <w:spacing w:before="40" w:after="40"/>
            </w:pPr>
            <w:r>
              <w:rPr>
                <w:b/>
                <w:bCs/>
                <w:color w:val="FFFFFF"/>
              </w:rPr>
              <w:t>Owner</w:t>
            </w:r>
          </w:p>
        </w:tc>
      </w:tr>
      <w:tr w:rsidR="008B50A8" w14:paraId="0C8ADDA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1D6784"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19224B" w14:textId="77777777" w:rsidR="008B50A8" w:rsidRDefault="00473DF8">
            <w:pPr>
              <w:spacing w:before="40" w:after="40"/>
            </w:pPr>
            <w:r>
              <w:rPr>
                <w:color w:val="000000"/>
                <w:sz w:val="17"/>
                <w:szCs w:val="17"/>
              </w:rPr>
              <w:t>Verify DR WAN links are active (MPLS + VPN backup); confirm with ISP if needed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45944D" w14:textId="77777777" w:rsidR="008B50A8" w:rsidRDefault="00473DF8">
            <w:pPr>
              <w:spacing w:before="40" w:after="40"/>
            </w:pPr>
            <w:r>
              <w:rPr>
                <w:color w:val="000000"/>
                <w:sz w:val="17"/>
                <w:szCs w:val="17"/>
              </w:rPr>
              <w:t>Ping / traceroute / ISP portal</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572DF4" w14:textId="77777777" w:rsidR="008B50A8" w:rsidRDefault="00473DF8">
            <w:pPr>
              <w:spacing w:before="40" w:after="40"/>
            </w:pPr>
            <w:r>
              <w:rPr>
                <w:color w:val="000000"/>
                <w:sz w:val="17"/>
                <w:szCs w:val="17"/>
              </w:rPr>
              <w:t>Network Engineer</w:t>
            </w:r>
          </w:p>
        </w:tc>
      </w:tr>
      <w:tr w:rsidR="008B50A8" w14:paraId="2D64783A"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654A38"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DD334A" w14:textId="77777777" w:rsidR="008B50A8" w:rsidRDefault="00473DF8">
            <w:pPr>
              <w:spacing w:before="40" w:after="40"/>
            </w:pPr>
            <w:r>
              <w:rPr>
                <w:color w:val="000000"/>
                <w:sz w:val="17"/>
                <w:szCs w:val="17"/>
              </w:rPr>
              <w:t>Activate BGP neighbor at DR site (no-shutdown on BGP session); announce DR subnets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057BC4" w14:textId="77777777" w:rsidR="008B50A8" w:rsidRDefault="00473DF8">
            <w:pPr>
              <w:spacing w:before="40" w:after="40"/>
            </w:pPr>
            <w:r>
              <w:rPr>
                <w:color w:val="000000"/>
                <w:sz w:val="17"/>
                <w:szCs w:val="17"/>
              </w:rPr>
              <w:t>Cisco / Juniper: no shut neighbor &lt;IP&gt;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69FEE5" w14:textId="77777777" w:rsidR="008B50A8" w:rsidRDefault="00473DF8">
            <w:pPr>
              <w:spacing w:before="40" w:after="40"/>
            </w:pPr>
            <w:r>
              <w:rPr>
                <w:color w:val="000000"/>
                <w:sz w:val="17"/>
                <w:szCs w:val="17"/>
              </w:rPr>
              <w:t>Network Engineer</w:t>
            </w:r>
          </w:p>
        </w:tc>
      </w:tr>
      <w:tr w:rsidR="008B50A8" w14:paraId="3236E019"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65053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86C987" w14:textId="77777777" w:rsidR="008B50A8" w:rsidRDefault="00473DF8">
            <w:pPr>
              <w:spacing w:before="40" w:after="40"/>
            </w:pPr>
            <w:r>
              <w:rPr>
                <w:color w:val="000000"/>
                <w:sz w:val="17"/>
                <w:szCs w:val="17"/>
              </w:rPr>
              <w:t>Withdraw Primary site BGP route advertisements (or increase AS-PATH to deprioritize)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EE2E1D" w14:textId="77777777" w:rsidR="008B50A8" w:rsidRDefault="00473DF8">
            <w:pPr>
              <w:spacing w:before="40" w:after="40"/>
            </w:pPr>
            <w:r>
              <w:rPr>
                <w:color w:val="000000"/>
                <w:sz w:val="17"/>
                <w:szCs w:val="17"/>
              </w:rPr>
              <w:t>BGP route policy update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6BF8DB" w14:textId="77777777" w:rsidR="008B50A8" w:rsidRDefault="00473DF8">
            <w:pPr>
              <w:spacing w:before="40" w:after="40"/>
            </w:pPr>
            <w:r>
              <w:rPr>
                <w:color w:val="000000"/>
                <w:sz w:val="17"/>
                <w:szCs w:val="17"/>
              </w:rPr>
              <w:t>Network Engineer</w:t>
            </w:r>
          </w:p>
        </w:tc>
      </w:tr>
      <w:tr w:rsidR="008B50A8" w14:paraId="01B13DFF"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3FE057"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8E71D3" w14:textId="2763D9A1" w:rsidR="008B50A8" w:rsidRDefault="00473DF8">
            <w:pPr>
              <w:spacing w:before="40" w:after="40"/>
            </w:pPr>
            <w:r>
              <w:rPr>
                <w:color w:val="000000"/>
                <w:sz w:val="17"/>
                <w:szCs w:val="17"/>
              </w:rPr>
              <w:t xml:space="preserve">Activate DR </w:t>
            </w:r>
            <w:r w:rsidR="00132231">
              <w:rPr>
                <w:color w:val="000000"/>
                <w:sz w:val="17"/>
                <w:szCs w:val="17"/>
              </w:rPr>
              <w:t>PA/CP</w:t>
            </w:r>
            <w:r>
              <w:rPr>
                <w:color w:val="000000"/>
                <w:sz w:val="17"/>
                <w:szCs w:val="17"/>
              </w:rPr>
              <w:t xml:space="preserve"> firewall policies; verify Security Policy Rulebase is correct revision</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B18E2F" w14:textId="77777777" w:rsidR="008B50A8" w:rsidRDefault="00473DF8">
            <w:pPr>
              <w:spacing w:before="40" w:after="40"/>
            </w:pPr>
            <w:r>
              <w:rPr>
                <w:color w:val="000000"/>
                <w:sz w:val="17"/>
                <w:szCs w:val="17"/>
              </w:rPr>
              <w:t>Panorama / PA CLI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A87585" w14:textId="77777777" w:rsidR="008B50A8" w:rsidRDefault="00473DF8">
            <w:pPr>
              <w:spacing w:before="40" w:after="40"/>
            </w:pPr>
            <w:r>
              <w:rPr>
                <w:color w:val="000000"/>
                <w:sz w:val="17"/>
                <w:szCs w:val="17"/>
              </w:rPr>
              <w:t>Network Engineer</w:t>
            </w:r>
          </w:p>
        </w:tc>
      </w:tr>
      <w:tr w:rsidR="008B50A8" w14:paraId="0E88393A"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A4087A"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E5E393" w14:textId="77777777" w:rsidR="008B50A8" w:rsidRDefault="00473DF8">
            <w:pPr>
              <w:spacing w:before="40" w:after="40"/>
            </w:pPr>
            <w:r>
              <w:rPr>
                <w:color w:val="000000"/>
                <w:sz w:val="17"/>
                <w:szCs w:val="17"/>
              </w:rPr>
              <w:t>Bring up F5 / NSX ALB Virtual Servers at DR site; activate DR pools (point to DR app servers)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58522A" w14:textId="77777777" w:rsidR="008B50A8" w:rsidRDefault="00473DF8">
            <w:pPr>
              <w:spacing w:before="40" w:after="40"/>
            </w:pPr>
            <w:r>
              <w:rPr>
                <w:color w:val="000000"/>
                <w:sz w:val="17"/>
                <w:szCs w:val="17"/>
              </w:rPr>
              <w:t>F5 TMSH / NSX Manager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754E2A8" w14:textId="77777777" w:rsidR="008B50A8" w:rsidRDefault="00473DF8">
            <w:pPr>
              <w:spacing w:before="40" w:after="40"/>
            </w:pPr>
            <w:r>
              <w:rPr>
                <w:color w:val="000000"/>
                <w:sz w:val="17"/>
                <w:szCs w:val="17"/>
              </w:rPr>
              <w:t>Network Engineer</w:t>
            </w:r>
          </w:p>
        </w:tc>
      </w:tr>
      <w:tr w:rsidR="008B50A8" w14:paraId="29EB180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0812A8"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C06D6E" w14:textId="77777777" w:rsidR="008B50A8" w:rsidRDefault="00473DF8">
            <w:pPr>
              <w:spacing w:before="40" w:after="40"/>
            </w:pPr>
            <w:r>
              <w:rPr>
                <w:color w:val="000000"/>
                <w:sz w:val="17"/>
                <w:szCs w:val="17"/>
              </w:rPr>
              <w:t>Verify QoS and traffic shaping policies are active for production traffic classes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32E9DB" w14:textId="77777777" w:rsidR="008B50A8" w:rsidRDefault="00473DF8">
            <w:pPr>
              <w:spacing w:before="40" w:after="40"/>
            </w:pPr>
            <w:r>
              <w:rPr>
                <w:color w:val="000000"/>
                <w:sz w:val="17"/>
                <w:szCs w:val="17"/>
              </w:rPr>
              <w:t>Cisco QoS / F5 iRules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04248AF" w14:textId="77777777" w:rsidR="008B50A8" w:rsidRDefault="00473DF8">
            <w:pPr>
              <w:spacing w:before="40" w:after="40"/>
            </w:pPr>
            <w:r>
              <w:rPr>
                <w:color w:val="000000"/>
                <w:sz w:val="17"/>
                <w:szCs w:val="17"/>
              </w:rPr>
              <w:t>Network Engineer</w:t>
            </w:r>
          </w:p>
        </w:tc>
      </w:tr>
      <w:tr w:rsidR="008B50A8" w14:paraId="3B44724C"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B066039"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A638B4" w14:textId="77777777" w:rsidR="008B50A8" w:rsidRDefault="00473DF8">
            <w:pPr>
              <w:spacing w:before="40" w:after="40"/>
            </w:pPr>
            <w:r>
              <w:rPr>
                <w:color w:val="000000"/>
                <w:sz w:val="17"/>
                <w:szCs w:val="17"/>
              </w:rPr>
              <w:t>Test Internet egress from DR site (outbound connectivity test)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DA54F7" w14:textId="77777777" w:rsidR="008B50A8" w:rsidRDefault="00473DF8">
            <w:pPr>
              <w:spacing w:before="40" w:after="40"/>
            </w:pPr>
            <w:r>
              <w:rPr>
                <w:color w:val="000000"/>
                <w:sz w:val="17"/>
                <w:szCs w:val="17"/>
              </w:rPr>
              <w:t>Curl / HTTP test to known endpoints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7FA6012" w14:textId="77777777" w:rsidR="008B50A8" w:rsidRDefault="00473DF8">
            <w:pPr>
              <w:spacing w:before="40" w:after="40"/>
            </w:pPr>
            <w:r>
              <w:rPr>
                <w:color w:val="000000"/>
                <w:sz w:val="17"/>
                <w:szCs w:val="17"/>
              </w:rPr>
              <w:t>Network Engineer</w:t>
            </w:r>
          </w:p>
        </w:tc>
      </w:tr>
      <w:tr w:rsidR="008B50A8" w14:paraId="1DC82C6B"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E1ACB1"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BAAEF66" w14:textId="77777777" w:rsidR="008B50A8" w:rsidRDefault="00473DF8">
            <w:pPr>
              <w:spacing w:before="40" w:after="40"/>
            </w:pPr>
            <w:r>
              <w:rPr>
                <w:color w:val="000000"/>
                <w:sz w:val="17"/>
                <w:szCs w:val="17"/>
              </w:rPr>
              <w:t>Confirm no routing loops or black-holes; run full route verification table review</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7AEE183" w14:textId="77777777" w:rsidR="008B50A8" w:rsidRDefault="00473DF8">
            <w:pPr>
              <w:spacing w:before="40" w:after="40"/>
            </w:pPr>
            <w:r>
              <w:rPr>
                <w:color w:val="000000"/>
                <w:sz w:val="17"/>
                <w:szCs w:val="17"/>
              </w:rPr>
              <w:t>show ip route / show bgp summary</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0E470A" w14:textId="77777777" w:rsidR="008B50A8" w:rsidRDefault="00473DF8">
            <w:pPr>
              <w:spacing w:before="40" w:after="40"/>
            </w:pPr>
            <w:r>
              <w:rPr>
                <w:color w:val="000000"/>
                <w:sz w:val="17"/>
                <w:szCs w:val="17"/>
              </w:rPr>
              <w:t>Network Engineer</w:t>
            </w:r>
          </w:p>
        </w:tc>
      </w:tr>
    </w:tbl>
    <w:p w14:paraId="235CB9FF" w14:textId="77777777" w:rsidR="008B50A8" w:rsidRDefault="008B50A8">
      <w:pPr>
        <w:spacing w:before="80" w:after="80"/>
      </w:pPr>
    </w:p>
    <w:p w14:paraId="37583D29" w14:textId="77777777" w:rsidR="008B50A8" w:rsidRDefault="00473DF8">
      <w:pPr>
        <w:pStyle w:val="Heading3"/>
      </w:pPr>
      <w:r>
        <w:t>Validation Checks — VC-3</w:t>
      </w:r>
    </w:p>
    <w:p w14:paraId="4F2F1959" w14:textId="77777777" w:rsidR="008B50A8" w:rsidRDefault="00473DF8">
      <w:pPr>
        <w:pStyle w:val="ListParagraph"/>
        <w:numPr>
          <w:ilvl w:val="0"/>
          <w:numId w:val="2"/>
        </w:numPr>
        <w:spacing w:before="40" w:after="40"/>
      </w:pPr>
      <w:r>
        <w:t>BGP session established and DR subnets advertised to upstream providers</w:t>
      </w:r>
    </w:p>
    <w:p w14:paraId="5CEC41CC" w14:textId="77777777" w:rsidR="008B50A8" w:rsidRDefault="00473DF8">
      <w:pPr>
        <w:pStyle w:val="ListParagraph"/>
        <w:numPr>
          <w:ilvl w:val="0"/>
          <w:numId w:val="2"/>
        </w:numPr>
        <w:spacing w:before="40" w:after="40"/>
      </w:pPr>
      <w:r>
        <w:t>Firewall logging confirms traffic flowing through DR FW policies</w:t>
      </w:r>
    </w:p>
    <w:p w14:paraId="6EA52079" w14:textId="77777777" w:rsidR="008B50A8" w:rsidRDefault="00473DF8">
      <w:pPr>
        <w:pStyle w:val="ListParagraph"/>
        <w:numPr>
          <w:ilvl w:val="0"/>
          <w:numId w:val="2"/>
        </w:numPr>
        <w:spacing w:before="40" w:after="40"/>
      </w:pPr>
      <w:r>
        <w:t>Load balancer pool members show healthy (green) status</w:t>
      </w:r>
    </w:p>
    <w:p w14:paraId="4FDBBB57" w14:textId="77777777" w:rsidR="008B50A8" w:rsidRDefault="00473DF8">
      <w:pPr>
        <w:pStyle w:val="ListParagraph"/>
        <w:numPr>
          <w:ilvl w:val="0"/>
          <w:numId w:val="2"/>
        </w:numPr>
        <w:spacing w:before="40" w:after="40"/>
      </w:pPr>
      <w:r>
        <w:t>No routing anomalies detected; traceroute from external confirms DR site routing</w:t>
      </w:r>
    </w:p>
    <w:p w14:paraId="3BAEDC56" w14:textId="77777777" w:rsidR="008B50A8" w:rsidRDefault="008B50A8">
      <w:pPr>
        <w:spacing w:before="80" w:after="80"/>
      </w:pPr>
    </w:p>
    <w:p w14:paraId="3E47A004" w14:textId="77777777" w:rsidR="008B50A8" w:rsidRDefault="00473DF8">
      <w:pPr>
        <w:pStyle w:val="Heading2"/>
      </w:pPr>
      <w:r>
        <w:t>6.4  DNS &amp; Active Directory Runbook</w:t>
      </w:r>
    </w:p>
    <w:p w14:paraId="5CD28BF3" w14:textId="77777777" w:rsidR="008B50A8" w:rsidRDefault="00473DF8">
      <w:pPr>
        <w:pStyle w:val="Heading3"/>
      </w:pPr>
      <w:r>
        <w:t>Preconditions</w:t>
      </w:r>
    </w:p>
    <w:p w14:paraId="144FC298" w14:textId="77777777" w:rsidR="008B50A8" w:rsidRDefault="00473DF8">
      <w:pPr>
        <w:pStyle w:val="ListParagraph"/>
        <w:numPr>
          <w:ilvl w:val="0"/>
          <w:numId w:val="2"/>
        </w:numPr>
        <w:spacing w:before="40" w:after="40"/>
      </w:pPr>
      <w:r>
        <w:t>VC-3 (Network) sign-off received — DNS must have network connectivity to function</w:t>
      </w:r>
    </w:p>
    <w:p w14:paraId="52E9087A" w14:textId="77777777" w:rsidR="008B50A8" w:rsidRDefault="00473DF8">
      <w:pPr>
        <w:pStyle w:val="ListParagraph"/>
        <w:numPr>
          <w:ilvl w:val="0"/>
          <w:numId w:val="2"/>
        </w:numPr>
        <w:spacing w:before="40" w:after="40"/>
      </w:pPr>
      <w:r>
        <w:t>DR site AD Domain Controllers are pre-staged as replica DCs with full site-link replication</w:t>
      </w:r>
    </w:p>
    <w:p w14:paraId="50F70031" w14:textId="77777777" w:rsidR="008B50A8" w:rsidRDefault="00473DF8">
      <w:pPr>
        <w:pStyle w:val="ListParagraph"/>
        <w:numPr>
          <w:ilvl w:val="0"/>
          <w:numId w:val="2"/>
        </w:numPr>
        <w:spacing w:before="40" w:after="40"/>
      </w:pPr>
      <w:r>
        <w:t>Split-brain DNS configuration pre-loaded at DR site</w:t>
      </w:r>
    </w:p>
    <w:p w14:paraId="2ECF49C5" w14:textId="77777777" w:rsidR="008B50A8" w:rsidRDefault="008B50A8">
      <w:pPr>
        <w:spacing w:before="80" w:after="80"/>
      </w:pPr>
    </w:p>
    <w:p w14:paraId="614DC89B" w14:textId="77777777" w:rsidR="008B50A8" w:rsidRDefault="00473DF8">
      <w:pPr>
        <w:pStyle w:val="Heading3"/>
      </w:pPr>
      <w:r>
        <w:t>Execution Steps — Active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62BCFB9B"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15CB70"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2A3518"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143B667"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DB98F58" w14:textId="77777777" w:rsidR="008B50A8" w:rsidRDefault="00473DF8">
            <w:pPr>
              <w:spacing w:before="40" w:after="40"/>
            </w:pPr>
            <w:r>
              <w:rPr>
                <w:b/>
                <w:bCs/>
                <w:color w:val="FFFFFF"/>
              </w:rPr>
              <w:t>Owner</w:t>
            </w:r>
          </w:p>
        </w:tc>
      </w:tr>
      <w:tr w:rsidR="008B50A8" w14:paraId="6D47D62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0D64F2"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7E64027" w14:textId="77777777" w:rsidR="008B50A8" w:rsidRDefault="00473DF8">
            <w:pPr>
              <w:spacing w:before="40" w:after="40"/>
            </w:pPr>
            <w:r>
              <w:rPr>
                <w:color w:val="000000"/>
                <w:sz w:val="17"/>
                <w:szCs w:val="17"/>
              </w:rPr>
              <w:t>Verify DR site DCs are reachable and hold all 5 FSMO roles or FSMO roles have been seized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37E066" w14:textId="77777777" w:rsidR="008B50A8" w:rsidRDefault="00473DF8">
            <w:pPr>
              <w:spacing w:before="40" w:after="40"/>
            </w:pPr>
            <w:r>
              <w:rPr>
                <w:color w:val="000000"/>
                <w:sz w:val="17"/>
                <w:szCs w:val="17"/>
              </w:rPr>
              <w:t>netdom query fsmo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A886CA" w14:textId="77777777" w:rsidR="008B50A8" w:rsidRDefault="00473DF8">
            <w:pPr>
              <w:spacing w:before="40" w:after="40"/>
            </w:pPr>
            <w:r>
              <w:rPr>
                <w:color w:val="000000"/>
                <w:sz w:val="17"/>
                <w:szCs w:val="17"/>
              </w:rPr>
              <w:t>AD Admin</w:t>
            </w:r>
          </w:p>
        </w:tc>
      </w:tr>
      <w:tr w:rsidR="008B50A8" w14:paraId="5264A2B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EEE5FC"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2F9FCB2" w14:textId="77777777" w:rsidR="008B50A8" w:rsidRDefault="00473DF8">
            <w:pPr>
              <w:spacing w:before="40" w:after="40"/>
            </w:pPr>
            <w:r>
              <w:rPr>
                <w:color w:val="000000"/>
                <w:sz w:val="17"/>
                <w:szCs w:val="17"/>
              </w:rPr>
              <w:t>If primary DCs unreachable, seize FSMO roles on DR DC</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5FEDC9" w14:textId="77777777" w:rsidR="008B50A8" w:rsidRDefault="00473DF8">
            <w:pPr>
              <w:spacing w:before="40" w:after="40"/>
            </w:pPr>
            <w:r>
              <w:rPr>
                <w:color w:val="000000"/>
                <w:sz w:val="17"/>
                <w:szCs w:val="17"/>
              </w:rPr>
              <w:t>ntdsutil seize &lt;role&gt;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322FE7" w14:textId="77777777" w:rsidR="008B50A8" w:rsidRDefault="00473DF8">
            <w:pPr>
              <w:spacing w:before="40" w:after="40"/>
            </w:pPr>
            <w:r>
              <w:rPr>
                <w:color w:val="000000"/>
                <w:sz w:val="17"/>
                <w:szCs w:val="17"/>
              </w:rPr>
              <w:t>AD Admin</w:t>
            </w:r>
          </w:p>
        </w:tc>
      </w:tr>
      <w:tr w:rsidR="008B50A8" w14:paraId="7A4CEE8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9C3DCC3"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9F91634" w14:textId="77777777" w:rsidR="008B50A8" w:rsidRDefault="00473DF8">
            <w:pPr>
              <w:spacing w:before="40" w:after="40"/>
            </w:pPr>
            <w:r>
              <w:rPr>
                <w:color w:val="000000"/>
                <w:sz w:val="17"/>
                <w:szCs w:val="17"/>
              </w:rPr>
              <w:t>Force AD replication from available upstream DC to DR DC</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D5C25A" w14:textId="77777777" w:rsidR="008B50A8" w:rsidRDefault="00473DF8">
            <w:pPr>
              <w:spacing w:before="40" w:after="40"/>
            </w:pPr>
            <w:r>
              <w:rPr>
                <w:color w:val="000000"/>
                <w:sz w:val="17"/>
                <w:szCs w:val="17"/>
              </w:rPr>
              <w:t>repadmin /syncall /AdePq</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8DBB09" w14:textId="77777777" w:rsidR="008B50A8" w:rsidRDefault="00473DF8">
            <w:pPr>
              <w:spacing w:before="40" w:after="40"/>
            </w:pPr>
            <w:r>
              <w:rPr>
                <w:color w:val="000000"/>
                <w:sz w:val="17"/>
                <w:szCs w:val="17"/>
              </w:rPr>
              <w:t>AD Admin</w:t>
            </w:r>
          </w:p>
        </w:tc>
      </w:tr>
      <w:tr w:rsidR="008B50A8" w14:paraId="68E7337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68B6D1"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3A6C3B" w14:textId="77777777" w:rsidR="008B50A8" w:rsidRDefault="00473DF8">
            <w:pPr>
              <w:spacing w:before="40" w:after="40"/>
            </w:pPr>
            <w:r>
              <w:rPr>
                <w:color w:val="000000"/>
                <w:sz w:val="17"/>
                <w:szCs w:val="17"/>
              </w:rPr>
              <w:t>Verify AD replication topology — confirm no lingering objects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56FA77" w14:textId="77777777" w:rsidR="008B50A8" w:rsidRDefault="00473DF8">
            <w:pPr>
              <w:spacing w:before="40" w:after="40"/>
            </w:pPr>
            <w:r>
              <w:rPr>
                <w:color w:val="000000"/>
                <w:sz w:val="17"/>
                <w:szCs w:val="17"/>
              </w:rPr>
              <w:t>repadmin /showrepl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FD35169" w14:textId="77777777" w:rsidR="008B50A8" w:rsidRDefault="00473DF8">
            <w:pPr>
              <w:spacing w:before="40" w:after="40"/>
            </w:pPr>
            <w:r>
              <w:rPr>
                <w:color w:val="000000"/>
                <w:sz w:val="17"/>
                <w:szCs w:val="17"/>
              </w:rPr>
              <w:t>AD Admin</w:t>
            </w:r>
          </w:p>
        </w:tc>
      </w:tr>
      <w:tr w:rsidR="008B50A8" w14:paraId="2C678F8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AE1BB3"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694FBC" w14:textId="77777777" w:rsidR="008B50A8" w:rsidRDefault="00473DF8">
            <w:pPr>
              <w:spacing w:before="40" w:after="40"/>
            </w:pPr>
            <w:r>
              <w:rPr>
                <w:color w:val="000000"/>
                <w:sz w:val="17"/>
                <w:szCs w:val="17"/>
              </w:rPr>
              <w:t>Set DR DC as preferred DC for all DR-site workloads (site-link cost adjustment)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24B17E" w14:textId="77777777" w:rsidR="008B50A8" w:rsidRDefault="00473DF8">
            <w:pPr>
              <w:spacing w:before="40" w:after="40"/>
            </w:pPr>
            <w:r>
              <w:rPr>
                <w:color w:val="000000"/>
                <w:sz w:val="17"/>
                <w:szCs w:val="17"/>
              </w:rPr>
              <w:t>AD Sites &amp; Services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BA1293" w14:textId="77777777" w:rsidR="008B50A8" w:rsidRDefault="00473DF8">
            <w:pPr>
              <w:spacing w:before="40" w:after="40"/>
            </w:pPr>
            <w:r>
              <w:rPr>
                <w:color w:val="000000"/>
                <w:sz w:val="17"/>
                <w:szCs w:val="17"/>
              </w:rPr>
              <w:t>AD Admin</w:t>
            </w:r>
          </w:p>
        </w:tc>
      </w:tr>
    </w:tbl>
    <w:p w14:paraId="1BF93CAE" w14:textId="77777777" w:rsidR="008B50A8" w:rsidRDefault="008B50A8">
      <w:pPr>
        <w:spacing w:before="80" w:after="80"/>
      </w:pPr>
    </w:p>
    <w:p w14:paraId="43999981" w14:textId="77777777" w:rsidR="008B50A8" w:rsidRDefault="00473DF8">
      <w:pPr>
        <w:pStyle w:val="Heading3"/>
      </w:pPr>
      <w:r>
        <w:t>Execution Steps — DNS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5A3BCA94"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6A2CFD6"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0C4D1C"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5F71B7D"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E66EF7" w14:textId="77777777" w:rsidR="008B50A8" w:rsidRDefault="00473DF8">
            <w:pPr>
              <w:spacing w:before="40" w:after="40"/>
            </w:pPr>
            <w:r>
              <w:rPr>
                <w:b/>
                <w:bCs/>
                <w:color w:val="FFFFFF"/>
              </w:rPr>
              <w:t>Owner</w:t>
            </w:r>
          </w:p>
        </w:tc>
      </w:tr>
      <w:tr w:rsidR="008B50A8" w14:paraId="456AAE6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D7693B"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CECD1A0" w14:textId="77777777" w:rsidR="008B50A8" w:rsidRDefault="00473DF8">
            <w:pPr>
              <w:spacing w:before="40" w:after="40"/>
            </w:pPr>
            <w:r>
              <w:rPr>
                <w:color w:val="000000"/>
                <w:sz w:val="17"/>
                <w:szCs w:val="17"/>
              </w:rPr>
              <w:t>Activate DR DNS server (Infoblox or Windows DNS) as authoritative for all production zones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432D520" w14:textId="77777777" w:rsidR="008B50A8" w:rsidRDefault="00473DF8">
            <w:pPr>
              <w:spacing w:before="40" w:after="40"/>
            </w:pPr>
            <w:r>
              <w:rPr>
                <w:color w:val="000000"/>
                <w:sz w:val="17"/>
                <w:szCs w:val="17"/>
              </w:rPr>
              <w:t>DNS Admin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26D29D" w14:textId="77777777" w:rsidR="008B50A8" w:rsidRDefault="00473DF8">
            <w:pPr>
              <w:spacing w:before="40" w:after="40"/>
            </w:pPr>
            <w:r>
              <w:rPr>
                <w:color w:val="000000"/>
                <w:sz w:val="17"/>
                <w:szCs w:val="17"/>
              </w:rPr>
              <w:t>Network/DNS Admin</w:t>
            </w:r>
          </w:p>
        </w:tc>
      </w:tr>
      <w:tr w:rsidR="008B50A8" w14:paraId="459EEF22"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8B13EF8"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C9879C" w14:textId="77777777" w:rsidR="008B50A8" w:rsidRDefault="00473DF8">
            <w:pPr>
              <w:spacing w:before="40" w:after="40"/>
            </w:pPr>
            <w:r>
              <w:rPr>
                <w:color w:val="000000"/>
                <w:sz w:val="17"/>
                <w:szCs w:val="17"/>
              </w:rPr>
              <w:t>Update DNS A records for all Tier-0/1 application VIPs to DR site IP addresses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8644B81" w14:textId="77777777" w:rsidR="008B50A8" w:rsidRDefault="00473DF8">
            <w:pPr>
              <w:spacing w:before="40" w:after="40"/>
            </w:pPr>
            <w:r>
              <w:rPr>
                <w:color w:val="000000"/>
                <w:sz w:val="17"/>
                <w:szCs w:val="17"/>
              </w:rPr>
              <w:t>Infoblox API / DNS console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B179EB" w14:textId="77777777" w:rsidR="008B50A8" w:rsidRDefault="00473DF8">
            <w:pPr>
              <w:spacing w:before="40" w:after="40"/>
            </w:pPr>
            <w:r>
              <w:rPr>
                <w:color w:val="000000"/>
                <w:sz w:val="17"/>
                <w:szCs w:val="17"/>
              </w:rPr>
              <w:t>DNS Admin</w:t>
            </w:r>
          </w:p>
        </w:tc>
      </w:tr>
      <w:tr w:rsidR="008B50A8" w14:paraId="5C19279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48BF1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D8E4F2" w14:textId="77777777" w:rsidR="008B50A8" w:rsidRDefault="00473DF8">
            <w:pPr>
              <w:spacing w:before="40" w:after="40"/>
            </w:pPr>
            <w:r>
              <w:rPr>
                <w:color w:val="000000"/>
                <w:sz w:val="17"/>
                <w:szCs w:val="17"/>
              </w:rPr>
              <w:t>Reduce TTL on critical records to 60 seconds (pre-DR this should already be lowered)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DD40C48" w14:textId="77777777" w:rsidR="008B50A8" w:rsidRDefault="00473DF8">
            <w:pPr>
              <w:spacing w:before="40" w:after="40"/>
            </w:pPr>
            <w:r>
              <w:rPr>
                <w:color w:val="000000"/>
                <w:sz w:val="17"/>
                <w:szCs w:val="17"/>
              </w:rPr>
              <w:t>DNS zone edit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E7DD14" w14:textId="77777777" w:rsidR="008B50A8" w:rsidRDefault="00473DF8">
            <w:pPr>
              <w:spacing w:before="40" w:after="40"/>
            </w:pPr>
            <w:r>
              <w:rPr>
                <w:color w:val="000000"/>
                <w:sz w:val="17"/>
                <w:szCs w:val="17"/>
              </w:rPr>
              <w:t>DNS Admin</w:t>
            </w:r>
          </w:p>
        </w:tc>
      </w:tr>
      <w:tr w:rsidR="008B50A8" w14:paraId="442F702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C100E0A"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F77518" w14:textId="77777777" w:rsidR="008B50A8" w:rsidRDefault="00473DF8">
            <w:pPr>
              <w:spacing w:before="40" w:after="40"/>
            </w:pPr>
            <w:r>
              <w:rPr>
                <w:color w:val="000000"/>
                <w:sz w:val="17"/>
                <w:szCs w:val="17"/>
              </w:rPr>
              <w:t>Update internal DNS forwarders to use DR site resolvers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53DCEF" w14:textId="77777777" w:rsidR="008B50A8" w:rsidRDefault="00473DF8">
            <w:pPr>
              <w:spacing w:before="40" w:after="40"/>
            </w:pPr>
            <w:r>
              <w:rPr>
                <w:color w:val="000000"/>
                <w:sz w:val="17"/>
                <w:szCs w:val="17"/>
              </w:rPr>
              <w:t>DNS forwarder config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4F6DAE" w14:textId="77777777" w:rsidR="008B50A8" w:rsidRDefault="00473DF8">
            <w:pPr>
              <w:spacing w:before="40" w:after="40"/>
            </w:pPr>
            <w:r>
              <w:rPr>
                <w:color w:val="000000"/>
                <w:sz w:val="17"/>
                <w:szCs w:val="17"/>
              </w:rPr>
              <w:t>DNS Admin</w:t>
            </w:r>
          </w:p>
        </w:tc>
      </w:tr>
      <w:tr w:rsidR="008B50A8" w14:paraId="2747941F"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EF1828"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17E9E01" w14:textId="77777777" w:rsidR="008B50A8" w:rsidRDefault="00473DF8">
            <w:pPr>
              <w:spacing w:before="40" w:after="40"/>
            </w:pPr>
            <w:r>
              <w:rPr>
                <w:color w:val="000000"/>
                <w:sz w:val="17"/>
                <w:szCs w:val="17"/>
              </w:rPr>
              <w:t>Validate DNS resolution from multiple DR site hosts for all Tier-0/1 FQDNs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8086B9" w14:textId="77777777" w:rsidR="008B50A8" w:rsidRDefault="00473DF8">
            <w:pPr>
              <w:spacing w:before="40" w:after="40"/>
            </w:pPr>
            <w:r>
              <w:rPr>
                <w:color w:val="000000"/>
                <w:sz w:val="17"/>
                <w:szCs w:val="17"/>
              </w:rPr>
              <w:t>nslookup / dig</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ABD3282" w14:textId="77777777" w:rsidR="008B50A8" w:rsidRDefault="00473DF8">
            <w:pPr>
              <w:spacing w:before="40" w:after="40"/>
            </w:pPr>
            <w:r>
              <w:rPr>
                <w:color w:val="000000"/>
                <w:sz w:val="17"/>
                <w:szCs w:val="17"/>
              </w:rPr>
              <w:t>DNS Admin</w:t>
            </w:r>
          </w:p>
        </w:tc>
      </w:tr>
      <w:tr w:rsidR="008B50A8" w14:paraId="64B5ACEA"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0A3C83"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C01980" w14:textId="77777777" w:rsidR="008B50A8" w:rsidRDefault="00473DF8">
            <w:pPr>
              <w:spacing w:before="40" w:after="40"/>
            </w:pPr>
            <w:r>
              <w:rPr>
                <w:color w:val="000000"/>
                <w:sz w:val="17"/>
                <w:szCs w:val="17"/>
              </w:rPr>
              <w:t>Update external DNS (public-facing) via DNS provider portal / API for public endpoints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9F07EA" w14:textId="77777777" w:rsidR="008B50A8" w:rsidRDefault="00473DF8">
            <w:pPr>
              <w:spacing w:before="40" w:after="40"/>
            </w:pPr>
            <w:r>
              <w:rPr>
                <w:color w:val="000000"/>
                <w:sz w:val="17"/>
                <w:szCs w:val="17"/>
              </w:rPr>
              <w:t>DNS provider portal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EFF56E7" w14:textId="77777777" w:rsidR="008B50A8" w:rsidRDefault="00473DF8">
            <w:pPr>
              <w:spacing w:before="40" w:after="40"/>
            </w:pPr>
            <w:r>
              <w:rPr>
                <w:color w:val="000000"/>
                <w:sz w:val="17"/>
                <w:szCs w:val="17"/>
              </w:rPr>
              <w:t>DNS Admin</w:t>
            </w:r>
          </w:p>
        </w:tc>
      </w:tr>
    </w:tbl>
    <w:p w14:paraId="28B77469" w14:textId="77777777" w:rsidR="008B50A8" w:rsidRDefault="008B50A8">
      <w:pPr>
        <w:spacing w:before="80" w:after="80"/>
      </w:pPr>
    </w:p>
    <w:p w14:paraId="20F9AD19" w14:textId="77777777" w:rsidR="008B50A8" w:rsidRDefault="00473DF8">
      <w:pPr>
        <w:pStyle w:val="Heading3"/>
      </w:pPr>
      <w:r>
        <w:t>Validation Checks — VC-4</w:t>
      </w:r>
    </w:p>
    <w:p w14:paraId="25726077" w14:textId="77777777" w:rsidR="008B50A8" w:rsidRDefault="00473DF8">
      <w:pPr>
        <w:pStyle w:val="ListParagraph"/>
        <w:numPr>
          <w:ilvl w:val="0"/>
          <w:numId w:val="2"/>
        </w:numPr>
        <w:spacing w:before="40" w:after="40"/>
      </w:pPr>
      <w:r>
        <w:t>All FSMO roles confirmed held by DR DC; no FSMO conflicts</w:t>
      </w:r>
    </w:p>
    <w:p w14:paraId="2FEB7A8A" w14:textId="77777777" w:rsidR="008B50A8" w:rsidRDefault="00473DF8">
      <w:pPr>
        <w:pStyle w:val="ListParagraph"/>
        <w:numPr>
          <w:ilvl w:val="0"/>
          <w:numId w:val="2"/>
        </w:numPr>
        <w:spacing w:before="40" w:after="40"/>
      </w:pPr>
      <w:r>
        <w:t>AD replication showing 0 errors in repadmin /showrepl output</w:t>
      </w:r>
    </w:p>
    <w:p w14:paraId="77C8DAA5" w14:textId="77777777" w:rsidR="008B50A8" w:rsidRDefault="00473DF8">
      <w:pPr>
        <w:pStyle w:val="ListParagraph"/>
        <w:numPr>
          <w:ilvl w:val="0"/>
          <w:numId w:val="2"/>
        </w:numPr>
        <w:spacing w:before="40" w:after="40"/>
      </w:pPr>
      <w:r>
        <w:t>nslookup for all Tier-0/1 FQDNs returns DR site IP addresses</w:t>
      </w:r>
    </w:p>
    <w:p w14:paraId="6F78D5F6" w14:textId="77777777" w:rsidR="008B50A8" w:rsidRDefault="00473DF8">
      <w:pPr>
        <w:pStyle w:val="ListParagraph"/>
        <w:numPr>
          <w:ilvl w:val="0"/>
          <w:numId w:val="2"/>
        </w:numPr>
        <w:spacing w:before="40" w:after="40"/>
      </w:pPr>
      <w:r>
        <w:t>LDAP authentication test from DR app server succeeds</w:t>
      </w:r>
    </w:p>
    <w:p w14:paraId="09B53F79" w14:textId="77777777" w:rsidR="008B50A8" w:rsidRDefault="008B50A8">
      <w:pPr>
        <w:spacing w:before="80" w:after="80"/>
      </w:pPr>
    </w:p>
    <w:p w14:paraId="0950B73D" w14:textId="77777777" w:rsidR="008B50A8" w:rsidRDefault="00473DF8">
      <w:pPr>
        <w:pStyle w:val="Heading2"/>
      </w:pPr>
      <w:r>
        <w:t>6.5  Database Runbook — Oracle, Exadata, SQL Server, DB2</w:t>
      </w:r>
    </w:p>
    <w:p w14:paraId="78924E10" w14:textId="77777777" w:rsidR="008B50A8" w:rsidRDefault="00473DF8">
      <w:pPr>
        <w:pStyle w:val="Heading3"/>
      </w:pPr>
      <w:r>
        <w:t>Preconditions</w:t>
      </w:r>
    </w:p>
    <w:p w14:paraId="1FC9B0C7" w14:textId="77777777" w:rsidR="008B50A8" w:rsidRDefault="00473DF8">
      <w:pPr>
        <w:pStyle w:val="ListParagraph"/>
        <w:numPr>
          <w:ilvl w:val="0"/>
          <w:numId w:val="2"/>
        </w:numPr>
        <w:spacing w:before="40" w:after="40"/>
      </w:pPr>
      <w:r>
        <w:t>VC-4 (Identity/DNS) sign-off received</w:t>
      </w:r>
    </w:p>
    <w:p w14:paraId="178F8A9A" w14:textId="77777777" w:rsidR="008B50A8" w:rsidRDefault="00473DF8">
      <w:pPr>
        <w:pStyle w:val="ListParagraph"/>
        <w:numPr>
          <w:ilvl w:val="0"/>
          <w:numId w:val="2"/>
        </w:numPr>
        <w:spacing w:before="40" w:after="40"/>
      </w:pPr>
      <w:r>
        <w:t>Database hosts powered on at DR site; OS-level checks passed</w:t>
      </w:r>
    </w:p>
    <w:p w14:paraId="78C4F448" w14:textId="77777777" w:rsidR="008B50A8" w:rsidRDefault="00473DF8">
      <w:pPr>
        <w:pStyle w:val="ListParagraph"/>
        <w:numPr>
          <w:ilvl w:val="0"/>
          <w:numId w:val="2"/>
        </w:numPr>
        <w:spacing w:before="40" w:after="40"/>
      </w:pPr>
      <w:r>
        <w:t>Replication lag / standby apply lag confirmed within RPO</w:t>
      </w:r>
    </w:p>
    <w:p w14:paraId="36DC7328" w14:textId="77777777" w:rsidR="008B50A8" w:rsidRDefault="008B50A8">
      <w:pPr>
        <w:spacing w:before="80" w:after="80"/>
      </w:pPr>
    </w:p>
    <w:p w14:paraId="423A88E4" w14:textId="77777777" w:rsidR="008B50A8" w:rsidRDefault="00473DF8">
      <w:pPr>
        <w:pStyle w:val="Heading3"/>
      </w:pPr>
      <w:r>
        <w:t>6.5.1  Oracle Data Guard Failover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5466DC05"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AA277FB"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5E1BA44"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FB393A0"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7334190" w14:textId="77777777" w:rsidR="008B50A8" w:rsidRDefault="00473DF8">
            <w:pPr>
              <w:spacing w:before="40" w:after="40"/>
            </w:pPr>
            <w:r>
              <w:rPr>
                <w:b/>
                <w:bCs/>
                <w:color w:val="FFFFFF"/>
              </w:rPr>
              <w:t>Owner</w:t>
            </w:r>
          </w:p>
        </w:tc>
      </w:tr>
      <w:tr w:rsidR="008B50A8" w14:paraId="453187F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139A31"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0EEC44" w14:textId="77777777" w:rsidR="008B50A8" w:rsidRDefault="00473DF8">
            <w:pPr>
              <w:spacing w:before="40" w:after="40"/>
            </w:pPr>
            <w:r>
              <w:rPr>
                <w:color w:val="000000"/>
                <w:sz w:val="17"/>
                <w:szCs w:val="17"/>
              </w:rPr>
              <w:t>Confirm Data Guard standby status: verify apply lag &lt; RPO threshold</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8ADBD2" w14:textId="77777777" w:rsidR="008B50A8" w:rsidRDefault="00473DF8">
            <w:pPr>
              <w:spacing w:before="40" w:after="40"/>
            </w:pPr>
            <w:r>
              <w:rPr>
                <w:color w:val="000000"/>
                <w:sz w:val="17"/>
                <w:szCs w:val="17"/>
              </w:rPr>
              <w:t>dgmgrl&gt; show database &lt;db&gt;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1FEF70" w14:textId="77777777" w:rsidR="008B50A8" w:rsidRDefault="00473DF8">
            <w:pPr>
              <w:spacing w:before="40" w:after="40"/>
            </w:pPr>
            <w:r>
              <w:rPr>
                <w:color w:val="000000"/>
                <w:sz w:val="17"/>
                <w:szCs w:val="17"/>
              </w:rPr>
              <w:t>DBA</w:t>
            </w:r>
          </w:p>
        </w:tc>
      </w:tr>
      <w:tr w:rsidR="008B50A8" w14:paraId="7980F1B5"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39ADE7"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D13FF8" w14:textId="77777777" w:rsidR="008B50A8" w:rsidRDefault="00473DF8">
            <w:pPr>
              <w:spacing w:before="40" w:after="40"/>
            </w:pPr>
            <w:r>
              <w:rPr>
                <w:color w:val="000000"/>
                <w:sz w:val="17"/>
                <w:szCs w:val="17"/>
              </w:rPr>
              <w:t>Stop Redo Apply on standby (if needed for controlled failover)</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190111E" w14:textId="77777777" w:rsidR="008B50A8" w:rsidRDefault="00473DF8">
            <w:pPr>
              <w:spacing w:before="40" w:after="40"/>
            </w:pPr>
            <w:r>
              <w:rPr>
                <w:color w:val="000000"/>
                <w:sz w:val="17"/>
                <w:szCs w:val="17"/>
              </w:rPr>
              <w:t>ALTER DATABASE RECOVER MANAGED STANDBY DATABASE CANCEL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ED87D5" w14:textId="77777777" w:rsidR="008B50A8" w:rsidRDefault="00473DF8">
            <w:pPr>
              <w:spacing w:before="40" w:after="40"/>
            </w:pPr>
            <w:r>
              <w:rPr>
                <w:color w:val="000000"/>
                <w:sz w:val="17"/>
                <w:szCs w:val="17"/>
              </w:rPr>
              <w:t>DBA</w:t>
            </w:r>
          </w:p>
        </w:tc>
      </w:tr>
      <w:tr w:rsidR="008B50A8" w14:paraId="2BB2AAF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C5AC5B"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7205C9" w14:textId="77777777" w:rsidR="008B50A8" w:rsidRDefault="00473DF8">
            <w:pPr>
              <w:spacing w:before="40" w:after="40"/>
            </w:pPr>
            <w:r>
              <w:rPr>
                <w:color w:val="000000"/>
                <w:sz w:val="17"/>
                <w:szCs w:val="17"/>
              </w:rPr>
              <w:t>Execute Data Guard Failover (not switchover — primary unavailable)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554CAFC" w14:textId="77777777" w:rsidR="008B50A8" w:rsidRDefault="00473DF8">
            <w:pPr>
              <w:spacing w:before="40" w:after="40"/>
            </w:pPr>
            <w:r>
              <w:rPr>
                <w:color w:val="000000"/>
                <w:sz w:val="17"/>
                <w:szCs w:val="17"/>
              </w:rPr>
              <w:t>dgmgrl&gt; failover to &lt;standby_db&gt;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0FBECA8" w14:textId="77777777" w:rsidR="008B50A8" w:rsidRDefault="00473DF8">
            <w:pPr>
              <w:spacing w:before="40" w:after="40"/>
            </w:pPr>
            <w:r>
              <w:rPr>
                <w:color w:val="000000"/>
                <w:sz w:val="17"/>
                <w:szCs w:val="17"/>
              </w:rPr>
              <w:t>DBA</w:t>
            </w:r>
          </w:p>
        </w:tc>
      </w:tr>
      <w:tr w:rsidR="008B50A8" w14:paraId="7645895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055BFF1"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B13DD7" w14:textId="77777777" w:rsidR="008B50A8" w:rsidRDefault="00473DF8">
            <w:pPr>
              <w:spacing w:before="40" w:after="40"/>
            </w:pPr>
            <w:r>
              <w:rPr>
                <w:color w:val="000000"/>
                <w:sz w:val="17"/>
                <w:szCs w:val="17"/>
              </w:rPr>
              <w:t>Open new primary (former standby) with RESETLOGS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9E5146" w14:textId="77777777" w:rsidR="008B50A8" w:rsidRDefault="00473DF8">
            <w:pPr>
              <w:spacing w:before="40" w:after="40"/>
            </w:pPr>
            <w:r>
              <w:rPr>
                <w:color w:val="000000"/>
                <w:sz w:val="17"/>
                <w:szCs w:val="17"/>
              </w:rPr>
              <w:t>ALTER DATABASE OPEN RESETLOGS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A0CF82" w14:textId="77777777" w:rsidR="008B50A8" w:rsidRDefault="00473DF8">
            <w:pPr>
              <w:spacing w:before="40" w:after="40"/>
            </w:pPr>
            <w:r>
              <w:rPr>
                <w:color w:val="000000"/>
                <w:sz w:val="17"/>
                <w:szCs w:val="17"/>
              </w:rPr>
              <w:t>DBA</w:t>
            </w:r>
          </w:p>
        </w:tc>
      </w:tr>
      <w:tr w:rsidR="008B50A8" w14:paraId="0A4C2A5C"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4B2A3A6"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3CF770" w14:textId="77777777" w:rsidR="008B50A8" w:rsidRDefault="00473DF8">
            <w:pPr>
              <w:spacing w:before="40" w:after="40"/>
            </w:pPr>
            <w:r>
              <w:rPr>
                <w:color w:val="000000"/>
                <w:sz w:val="17"/>
                <w:szCs w:val="17"/>
              </w:rPr>
              <w:t>Verify database is open READ WRITE; confirm SCN progression</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ED5F41" w14:textId="77777777" w:rsidR="008B50A8" w:rsidRDefault="00473DF8">
            <w:pPr>
              <w:spacing w:before="40" w:after="40"/>
            </w:pPr>
            <w:r>
              <w:rPr>
                <w:color w:val="000000"/>
                <w:sz w:val="17"/>
                <w:szCs w:val="17"/>
              </w:rPr>
              <w:t>SELECT STATUS FROM V$INSTANCE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6BF2BE" w14:textId="77777777" w:rsidR="008B50A8" w:rsidRDefault="00473DF8">
            <w:pPr>
              <w:spacing w:before="40" w:after="40"/>
            </w:pPr>
            <w:r>
              <w:rPr>
                <w:color w:val="000000"/>
                <w:sz w:val="17"/>
                <w:szCs w:val="17"/>
              </w:rPr>
              <w:t>DBA</w:t>
            </w:r>
          </w:p>
        </w:tc>
      </w:tr>
      <w:tr w:rsidR="008B50A8" w14:paraId="032E0BB7"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01BBE7"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925467" w14:textId="77777777" w:rsidR="008B50A8" w:rsidRDefault="00473DF8">
            <w:pPr>
              <w:spacing w:before="40" w:after="40"/>
            </w:pPr>
            <w:r>
              <w:rPr>
                <w:color w:val="000000"/>
                <w:sz w:val="17"/>
                <w:szCs w:val="17"/>
              </w:rPr>
              <w:t>Update TNS listener and Oracle connection strings for all app tiers to DR DB</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BCB1D5" w14:textId="77777777" w:rsidR="008B50A8" w:rsidRDefault="00473DF8">
            <w:pPr>
              <w:spacing w:before="40" w:after="40"/>
            </w:pPr>
            <w:r>
              <w:rPr>
                <w:color w:val="000000"/>
                <w:sz w:val="17"/>
                <w:szCs w:val="17"/>
              </w:rPr>
              <w:t>tnsnames.ora / JDBC update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FF1DFC" w14:textId="77777777" w:rsidR="008B50A8" w:rsidRDefault="00473DF8">
            <w:pPr>
              <w:spacing w:before="40" w:after="40"/>
            </w:pPr>
            <w:r>
              <w:rPr>
                <w:color w:val="000000"/>
                <w:sz w:val="17"/>
                <w:szCs w:val="17"/>
              </w:rPr>
              <w:t>DBA + App Lead</w:t>
            </w:r>
          </w:p>
        </w:tc>
      </w:tr>
    </w:tbl>
    <w:p w14:paraId="188423AE" w14:textId="77777777" w:rsidR="008B50A8" w:rsidRDefault="008B50A8">
      <w:pPr>
        <w:spacing w:before="80" w:after="80"/>
      </w:pPr>
    </w:p>
    <w:p w14:paraId="20598688" w14:textId="77777777" w:rsidR="008B50A8" w:rsidRDefault="00473DF8">
      <w:pPr>
        <w:pStyle w:val="Heading3"/>
      </w:pPr>
      <w:r>
        <w:t>6.5.2  Oracle Exadata Specific Steps</w:t>
      </w:r>
    </w:p>
    <w:p w14:paraId="258AE25B" w14:textId="77777777" w:rsidR="008B50A8" w:rsidRDefault="00473DF8">
      <w:pPr>
        <w:pStyle w:val="ListParagraph"/>
        <w:numPr>
          <w:ilvl w:val="0"/>
          <w:numId w:val="2"/>
        </w:numPr>
        <w:spacing w:before="40" w:after="40"/>
      </w:pPr>
      <w:r>
        <w:rPr>
          <w:b/>
          <w:bCs/>
        </w:rPr>
        <w:t xml:space="preserve">Cell Disk Health: </w:t>
      </w:r>
      <w:r>
        <w:t>Run cellcli -e list physicaldisk attributes on all DR Exadata storage cells to confirm cell disk status is normal.</w:t>
      </w:r>
    </w:p>
    <w:p w14:paraId="5C1A7375" w14:textId="77777777" w:rsidR="008B50A8" w:rsidRDefault="00473DF8">
      <w:pPr>
        <w:pStyle w:val="ListParagraph"/>
        <w:numPr>
          <w:ilvl w:val="0"/>
          <w:numId w:val="2"/>
        </w:numPr>
        <w:spacing w:before="40" w:after="40"/>
      </w:pPr>
      <w:r>
        <w:rPr>
          <w:b/>
          <w:bCs/>
        </w:rPr>
        <w:t xml:space="preserve">InfiniBand Fabric: </w:t>
      </w:r>
      <w:r>
        <w:t>Verify InfiniBand connectivity between compute nodes and storage cells — ibstat / ibping on each node.</w:t>
      </w:r>
    </w:p>
    <w:p w14:paraId="7DCC2465" w14:textId="77777777" w:rsidR="008B50A8" w:rsidRDefault="00473DF8">
      <w:pPr>
        <w:pStyle w:val="ListParagraph"/>
        <w:numPr>
          <w:ilvl w:val="0"/>
          <w:numId w:val="2"/>
        </w:numPr>
        <w:spacing w:before="40" w:after="40"/>
      </w:pPr>
      <w:r>
        <w:rPr>
          <w:b/>
          <w:bCs/>
        </w:rPr>
        <w:t xml:space="preserve">ASM Diskgroups: </w:t>
      </w:r>
      <w:r>
        <w:t>Confirm +DATA and +RECO ASM disk groups mounted READ WRITE on DR Exadata cluster.</w:t>
      </w:r>
    </w:p>
    <w:p w14:paraId="1B9D2F2E" w14:textId="77777777" w:rsidR="008B50A8" w:rsidRDefault="00473DF8">
      <w:pPr>
        <w:pStyle w:val="ListParagraph"/>
        <w:numPr>
          <w:ilvl w:val="0"/>
          <w:numId w:val="2"/>
        </w:numPr>
        <w:spacing w:before="40" w:after="40"/>
      </w:pPr>
      <w:r>
        <w:rPr>
          <w:b/>
          <w:bCs/>
        </w:rPr>
        <w:t xml:space="preserve">Smart Scan: </w:t>
      </w:r>
      <w:r>
        <w:t>Execute test Smart Scan query to confirm offloading is active on DR cells.</w:t>
      </w:r>
    </w:p>
    <w:p w14:paraId="7827AE2E" w14:textId="77777777" w:rsidR="008B50A8" w:rsidRDefault="00473DF8">
      <w:pPr>
        <w:pStyle w:val="ListParagraph"/>
        <w:numPr>
          <w:ilvl w:val="0"/>
          <w:numId w:val="2"/>
        </w:numPr>
        <w:spacing w:before="40" w:after="40"/>
      </w:pPr>
      <w:r>
        <w:rPr>
          <w:b/>
          <w:bCs/>
        </w:rPr>
        <w:t xml:space="preserve">Exadata Patching Delta: </w:t>
      </w:r>
      <w:r>
        <w:t>Confirm DR Exadata is at same patch level as production; note any delta for risk register.</w:t>
      </w:r>
    </w:p>
    <w:p w14:paraId="25521CF0" w14:textId="77777777" w:rsidR="008B50A8" w:rsidRDefault="008B50A8">
      <w:pPr>
        <w:spacing w:before="80" w:after="80"/>
      </w:pPr>
    </w:p>
    <w:p w14:paraId="5A2CF156" w14:textId="77777777" w:rsidR="008B50A8" w:rsidRDefault="00473DF8">
      <w:pPr>
        <w:pStyle w:val="Heading3"/>
      </w:pPr>
      <w:r>
        <w:t>6.5.3  SQL Server Always On Failover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
        <w:gridCol w:w="3752"/>
        <w:gridCol w:w="3557"/>
        <w:gridCol w:w="1673"/>
      </w:tblGrid>
      <w:tr w:rsidR="008B50A8" w14:paraId="06449316"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9335B65"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245DB6E"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CFFC51C"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B3974DA" w14:textId="77777777" w:rsidR="008B50A8" w:rsidRDefault="00473DF8">
            <w:pPr>
              <w:spacing w:before="40" w:after="40"/>
            </w:pPr>
            <w:r>
              <w:rPr>
                <w:b/>
                <w:bCs/>
                <w:color w:val="FFFFFF"/>
              </w:rPr>
              <w:t>Owner</w:t>
            </w:r>
          </w:p>
        </w:tc>
      </w:tr>
      <w:tr w:rsidR="008B50A8" w14:paraId="67227ABF"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CB55D6"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6A8B7FB" w14:textId="77777777" w:rsidR="008B50A8" w:rsidRDefault="00473DF8">
            <w:pPr>
              <w:spacing w:before="40" w:after="40"/>
            </w:pPr>
            <w:r>
              <w:rPr>
                <w:color w:val="000000"/>
                <w:sz w:val="17"/>
                <w:szCs w:val="17"/>
              </w:rPr>
              <w:t>Confirm DR replica synchronization state (Synchronized / Synchronizing)</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A6C55E" w14:textId="77777777" w:rsidR="008B50A8" w:rsidRDefault="00473DF8">
            <w:pPr>
              <w:spacing w:before="40" w:after="40"/>
            </w:pPr>
            <w:r>
              <w:rPr>
                <w:color w:val="000000"/>
                <w:sz w:val="17"/>
                <w:szCs w:val="17"/>
              </w:rPr>
              <w:t>SQL Server SSMS / T-SQL: SELECT * FROM sys.dm_hadr_database_replica_states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EE6EEE" w14:textId="77777777" w:rsidR="008B50A8" w:rsidRDefault="00473DF8">
            <w:pPr>
              <w:spacing w:before="40" w:after="40"/>
            </w:pPr>
            <w:r>
              <w:rPr>
                <w:color w:val="000000"/>
                <w:sz w:val="17"/>
                <w:szCs w:val="17"/>
              </w:rPr>
              <w:t>DBA</w:t>
            </w:r>
          </w:p>
        </w:tc>
      </w:tr>
      <w:tr w:rsidR="008B50A8" w14:paraId="09D34BBB"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CBECDF"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4AE7AD" w14:textId="77777777" w:rsidR="008B50A8" w:rsidRDefault="00473DF8">
            <w:pPr>
              <w:spacing w:before="40" w:after="40"/>
            </w:pPr>
            <w:r>
              <w:rPr>
                <w:color w:val="000000"/>
                <w:sz w:val="17"/>
                <w:szCs w:val="17"/>
              </w:rPr>
              <w:t>Execute forced failover on AG (if primary unavailable)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A6A852" w14:textId="77777777" w:rsidR="008B50A8" w:rsidRDefault="00473DF8">
            <w:pPr>
              <w:spacing w:before="40" w:after="40"/>
            </w:pPr>
            <w:r>
              <w:rPr>
                <w:color w:val="000000"/>
                <w:sz w:val="17"/>
                <w:szCs w:val="17"/>
              </w:rPr>
              <w:t>ALTER AVAILABILITY GROUP [AG_Name] FORCE_FAILOVER_ALLOW_DATA_LOSS</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2942EC7" w14:textId="77777777" w:rsidR="008B50A8" w:rsidRDefault="00473DF8">
            <w:pPr>
              <w:spacing w:before="40" w:after="40"/>
            </w:pPr>
            <w:r>
              <w:rPr>
                <w:color w:val="000000"/>
                <w:sz w:val="17"/>
                <w:szCs w:val="17"/>
              </w:rPr>
              <w:t>DBA</w:t>
            </w:r>
          </w:p>
        </w:tc>
      </w:tr>
      <w:tr w:rsidR="008B50A8" w14:paraId="1BE5A1AA"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0D0AB3"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1601D41" w14:textId="77777777" w:rsidR="008B50A8" w:rsidRDefault="00473DF8">
            <w:pPr>
              <w:spacing w:before="40" w:after="40"/>
            </w:pPr>
            <w:r>
              <w:rPr>
                <w:color w:val="000000"/>
                <w:sz w:val="17"/>
                <w:szCs w:val="17"/>
              </w:rPr>
              <w:t>Bring AG databases online at DR replica</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4F25F3" w14:textId="77777777" w:rsidR="008B50A8" w:rsidRDefault="00473DF8">
            <w:pPr>
              <w:spacing w:before="40" w:after="40"/>
            </w:pPr>
            <w:r>
              <w:rPr>
                <w:color w:val="000000"/>
                <w:sz w:val="17"/>
                <w:szCs w:val="17"/>
              </w:rPr>
              <w:t>ALTER DATABASE [dbname] SET HADR RESUME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6FBE56" w14:textId="77777777" w:rsidR="008B50A8" w:rsidRDefault="00473DF8">
            <w:pPr>
              <w:spacing w:before="40" w:after="40"/>
            </w:pPr>
            <w:r>
              <w:rPr>
                <w:color w:val="000000"/>
                <w:sz w:val="17"/>
                <w:szCs w:val="17"/>
              </w:rPr>
              <w:t>DBA</w:t>
            </w:r>
          </w:p>
        </w:tc>
      </w:tr>
      <w:tr w:rsidR="008B50A8" w14:paraId="37726B2D"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77C7FB"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3FBE21" w14:textId="77777777" w:rsidR="008B50A8" w:rsidRDefault="00473DF8">
            <w:pPr>
              <w:spacing w:before="40" w:after="40"/>
            </w:pPr>
            <w:r>
              <w:rPr>
                <w:color w:val="000000"/>
                <w:sz w:val="17"/>
                <w:szCs w:val="17"/>
              </w:rPr>
              <w:t>Update AG Listener DNS record to point to DR replica listener IP</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6DB893" w14:textId="77777777" w:rsidR="008B50A8" w:rsidRDefault="00473DF8">
            <w:pPr>
              <w:spacing w:before="40" w:after="40"/>
            </w:pPr>
            <w:r>
              <w:rPr>
                <w:color w:val="000000"/>
                <w:sz w:val="17"/>
                <w:szCs w:val="17"/>
              </w:rPr>
              <w:t>DNS + SQL Listener config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14ECF46" w14:textId="77777777" w:rsidR="008B50A8" w:rsidRDefault="00473DF8">
            <w:pPr>
              <w:spacing w:before="40" w:after="40"/>
            </w:pPr>
            <w:r>
              <w:rPr>
                <w:color w:val="000000"/>
                <w:sz w:val="17"/>
                <w:szCs w:val="17"/>
              </w:rPr>
              <w:t>DBA + DNS Admin</w:t>
            </w:r>
          </w:p>
        </w:tc>
      </w:tr>
      <w:tr w:rsidR="008B50A8" w14:paraId="72102CB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B866069"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2D656D" w14:textId="77777777" w:rsidR="008B50A8" w:rsidRDefault="00473DF8">
            <w:pPr>
              <w:spacing w:before="40" w:after="40"/>
            </w:pPr>
            <w:r>
              <w:rPr>
                <w:color w:val="000000"/>
                <w:sz w:val="17"/>
                <w:szCs w:val="17"/>
              </w:rPr>
              <w:t>Run DBCC CHECKDB to confirm database integrity at DR node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198D2CD" w14:textId="77777777" w:rsidR="008B50A8" w:rsidRDefault="00473DF8">
            <w:pPr>
              <w:spacing w:before="40" w:after="40"/>
            </w:pPr>
            <w:r>
              <w:rPr>
                <w:color w:val="000000"/>
                <w:sz w:val="17"/>
                <w:szCs w:val="17"/>
              </w:rPr>
              <w:t>DBCC CHECKDB([dbname])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DBD1E6" w14:textId="77777777" w:rsidR="008B50A8" w:rsidRDefault="00473DF8">
            <w:pPr>
              <w:spacing w:before="40" w:after="40"/>
            </w:pPr>
            <w:r>
              <w:rPr>
                <w:color w:val="000000"/>
                <w:sz w:val="17"/>
                <w:szCs w:val="17"/>
              </w:rPr>
              <w:t>DBA</w:t>
            </w:r>
          </w:p>
        </w:tc>
      </w:tr>
    </w:tbl>
    <w:p w14:paraId="719018E2" w14:textId="77777777" w:rsidR="008B50A8" w:rsidRDefault="008B50A8">
      <w:pPr>
        <w:spacing w:before="80" w:after="80"/>
      </w:pPr>
    </w:p>
    <w:p w14:paraId="40177D21" w14:textId="77777777" w:rsidR="008B50A8" w:rsidRDefault="00473DF8">
      <w:pPr>
        <w:pStyle w:val="Heading3"/>
      </w:pPr>
      <w:r>
        <w:t>6.5.4  DB2 pureScale Failover</w:t>
      </w:r>
    </w:p>
    <w:p w14:paraId="60282B89" w14:textId="77777777" w:rsidR="008B50A8" w:rsidRDefault="00473DF8">
      <w:pPr>
        <w:pStyle w:val="ListParagraph"/>
        <w:numPr>
          <w:ilvl w:val="0"/>
          <w:numId w:val="2"/>
        </w:numPr>
        <w:spacing w:before="40" w:after="40"/>
      </w:pPr>
      <w:r>
        <w:t>Confirm DB2 cluster services running on DR nodes: db2cluster -cm -list -alert</w:t>
      </w:r>
    </w:p>
    <w:p w14:paraId="001B0ABA" w14:textId="77777777" w:rsidR="008B50A8" w:rsidRDefault="00473DF8">
      <w:pPr>
        <w:pStyle w:val="ListParagraph"/>
        <w:numPr>
          <w:ilvl w:val="0"/>
          <w:numId w:val="2"/>
        </w:numPr>
        <w:spacing w:before="40" w:after="40"/>
      </w:pPr>
      <w:r>
        <w:t>If primary CF unavailable, promote secondary CF: db2cluster -cm -set -primary_cf &lt;node&gt;</w:t>
      </w:r>
    </w:p>
    <w:p w14:paraId="287740E3" w14:textId="77777777" w:rsidR="008B50A8" w:rsidRDefault="00473DF8">
      <w:pPr>
        <w:pStyle w:val="ListParagraph"/>
        <w:numPr>
          <w:ilvl w:val="0"/>
          <w:numId w:val="2"/>
        </w:numPr>
        <w:spacing w:before="40" w:after="40"/>
      </w:pPr>
      <w:r>
        <w:t>Start database: db2start; db2 activate db &lt;DBNAME&gt;</w:t>
      </w:r>
    </w:p>
    <w:p w14:paraId="02010A9A" w14:textId="77777777" w:rsidR="008B50A8" w:rsidRDefault="00473DF8">
      <w:pPr>
        <w:pStyle w:val="ListParagraph"/>
        <w:numPr>
          <w:ilvl w:val="0"/>
          <w:numId w:val="2"/>
        </w:numPr>
        <w:spacing w:before="40" w:after="40"/>
      </w:pPr>
      <w:r>
        <w:t>Validate DB2 log archive path pointing to DR storage</w:t>
      </w:r>
    </w:p>
    <w:p w14:paraId="7D007867" w14:textId="77777777" w:rsidR="008B50A8" w:rsidRDefault="00473DF8">
      <w:pPr>
        <w:pStyle w:val="ListParagraph"/>
        <w:numPr>
          <w:ilvl w:val="0"/>
          <w:numId w:val="2"/>
        </w:numPr>
        <w:spacing w:before="40" w:after="40"/>
      </w:pPr>
      <w:r>
        <w:t>Execute connection test from application tier host</w:t>
      </w:r>
    </w:p>
    <w:p w14:paraId="16180C0C" w14:textId="77777777" w:rsidR="008B50A8" w:rsidRDefault="008B50A8">
      <w:pPr>
        <w:spacing w:before="80" w:after="80"/>
      </w:pPr>
    </w:p>
    <w:p w14:paraId="3392DFE2" w14:textId="77777777" w:rsidR="008B50A8" w:rsidRDefault="00473DF8">
      <w:pPr>
        <w:pStyle w:val="Heading3"/>
      </w:pPr>
      <w:r>
        <w:t>Validation Checks — VC-5</w:t>
      </w:r>
    </w:p>
    <w:p w14:paraId="24A3AB6F" w14:textId="77777777" w:rsidR="008B50A8" w:rsidRDefault="00473DF8">
      <w:pPr>
        <w:pStyle w:val="ListParagraph"/>
        <w:numPr>
          <w:ilvl w:val="0"/>
          <w:numId w:val="2"/>
        </w:numPr>
        <w:spacing w:before="40" w:after="40"/>
      </w:pPr>
      <w:r>
        <w:t>All Tier-0/1 databases open READ WRITE at DR site</w:t>
      </w:r>
    </w:p>
    <w:p w14:paraId="35F47BFE" w14:textId="77777777" w:rsidR="008B50A8" w:rsidRDefault="00473DF8">
      <w:pPr>
        <w:pStyle w:val="ListParagraph"/>
        <w:numPr>
          <w:ilvl w:val="0"/>
          <w:numId w:val="2"/>
        </w:numPr>
        <w:spacing w:before="40" w:after="40"/>
      </w:pPr>
      <w:r>
        <w:t>Data integrity checks (DBCC, RMAN validate) passed with zero critical errors</w:t>
      </w:r>
    </w:p>
    <w:p w14:paraId="7F45A1BA" w14:textId="77777777" w:rsidR="008B50A8" w:rsidRDefault="00473DF8">
      <w:pPr>
        <w:pStyle w:val="ListParagraph"/>
        <w:numPr>
          <w:ilvl w:val="0"/>
          <w:numId w:val="2"/>
        </w:numPr>
        <w:spacing w:before="40" w:after="40"/>
      </w:pPr>
      <w:r>
        <w:t>Application connection string tests successful from middleware/app tier hosts</w:t>
      </w:r>
    </w:p>
    <w:p w14:paraId="2D5A5056" w14:textId="77777777" w:rsidR="008B50A8" w:rsidRDefault="00473DF8">
      <w:pPr>
        <w:pStyle w:val="ListParagraph"/>
        <w:numPr>
          <w:ilvl w:val="0"/>
          <w:numId w:val="2"/>
        </w:numPr>
        <w:spacing w:before="40" w:after="40"/>
      </w:pPr>
      <w:r>
        <w:t>RPO validated — confirmed actual data loss within BIA-defined threshold</w:t>
      </w:r>
    </w:p>
    <w:p w14:paraId="7CC8BF24" w14:textId="77777777" w:rsidR="008B50A8" w:rsidRDefault="008B50A8">
      <w:pPr>
        <w:spacing w:before="80" w:after="80"/>
      </w:pPr>
    </w:p>
    <w:p w14:paraId="3C59C85B" w14:textId="77777777" w:rsidR="008B50A8" w:rsidRDefault="00473DF8">
      <w:pPr>
        <w:pStyle w:val="Heading2"/>
      </w:pPr>
      <w:r>
        <w:t>6.6  Middleware Runbook — WebSphere &amp; MQ</w:t>
      </w:r>
    </w:p>
    <w:p w14:paraId="5B6823B3" w14:textId="77777777" w:rsidR="008B50A8" w:rsidRDefault="00473DF8">
      <w:pPr>
        <w:pStyle w:val="Heading3"/>
      </w:pPr>
      <w:r>
        <w:t>Preconditions</w:t>
      </w:r>
    </w:p>
    <w:p w14:paraId="452E5F4C" w14:textId="77777777" w:rsidR="008B50A8" w:rsidRDefault="00473DF8">
      <w:pPr>
        <w:pStyle w:val="ListParagraph"/>
        <w:numPr>
          <w:ilvl w:val="0"/>
          <w:numId w:val="2"/>
        </w:numPr>
        <w:spacing w:before="40" w:after="40"/>
      </w:pPr>
      <w:r>
        <w:t>VC-5 (Databases) sign-off received</w:t>
      </w:r>
    </w:p>
    <w:p w14:paraId="1F0AB536" w14:textId="77777777" w:rsidR="008B50A8" w:rsidRDefault="00473DF8">
      <w:pPr>
        <w:pStyle w:val="ListParagraph"/>
        <w:numPr>
          <w:ilvl w:val="0"/>
          <w:numId w:val="2"/>
        </w:numPr>
        <w:spacing w:before="40" w:after="40"/>
      </w:pPr>
      <w:r>
        <w:t>WebSphere profiles and node configurations pre-staged on DR app servers</w:t>
      </w:r>
    </w:p>
    <w:p w14:paraId="78D6A0D8"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
        <w:gridCol w:w="3013"/>
        <w:gridCol w:w="4615"/>
        <w:gridCol w:w="1367"/>
      </w:tblGrid>
      <w:tr w:rsidR="008B50A8" w14:paraId="7525BC53"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CE58291"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BCED781"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92E601A"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329C98C" w14:textId="77777777" w:rsidR="008B50A8" w:rsidRDefault="00473DF8">
            <w:pPr>
              <w:spacing w:before="40" w:after="40"/>
            </w:pPr>
            <w:r>
              <w:rPr>
                <w:b/>
                <w:bCs/>
                <w:color w:val="FFFFFF"/>
              </w:rPr>
              <w:t>Owner</w:t>
            </w:r>
          </w:p>
        </w:tc>
      </w:tr>
      <w:tr w:rsidR="008B50A8" w14:paraId="2329FEEC"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B6AC66"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00935B" w14:textId="77777777" w:rsidR="008B50A8" w:rsidRDefault="00473DF8">
            <w:pPr>
              <w:spacing w:before="40" w:after="40"/>
            </w:pPr>
            <w:r>
              <w:rPr>
                <w:color w:val="000000"/>
                <w:sz w:val="17"/>
                <w:szCs w:val="17"/>
              </w:rPr>
              <w:t>Start WebSphere Deployment Manager (DMGR) on DR management host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21DCC7" w14:textId="77777777" w:rsidR="008B50A8" w:rsidRDefault="00473DF8">
            <w:pPr>
              <w:spacing w:before="40" w:after="40"/>
            </w:pPr>
            <w:r>
              <w:rPr>
                <w:color w:val="000000"/>
                <w:sz w:val="17"/>
                <w:szCs w:val="17"/>
              </w:rPr>
              <w:t>/opt/IBM/WebSphere/profiles/Dmgr01/bin/startManager.sh</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1FAC83" w14:textId="77777777" w:rsidR="008B50A8" w:rsidRDefault="00473DF8">
            <w:pPr>
              <w:spacing w:before="40" w:after="40"/>
            </w:pPr>
            <w:r>
              <w:rPr>
                <w:color w:val="000000"/>
                <w:sz w:val="17"/>
                <w:szCs w:val="17"/>
              </w:rPr>
              <w:t>WAS Admin</w:t>
            </w:r>
          </w:p>
        </w:tc>
      </w:tr>
      <w:tr w:rsidR="008B50A8" w14:paraId="1FA0F07D"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257BB4"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07654F" w14:textId="77777777" w:rsidR="008B50A8" w:rsidRDefault="00473DF8">
            <w:pPr>
              <w:spacing w:before="40" w:after="40"/>
            </w:pPr>
            <w:r>
              <w:rPr>
                <w:color w:val="000000"/>
                <w:sz w:val="17"/>
                <w:szCs w:val="17"/>
              </w:rPr>
              <w:t>Verify DMGR started; check SystemOut.log for WSVR0001I (server started)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C65507" w14:textId="77777777" w:rsidR="008B50A8" w:rsidRDefault="00473DF8">
            <w:pPr>
              <w:spacing w:before="40" w:after="40"/>
            </w:pPr>
            <w:r>
              <w:rPr>
                <w:color w:val="000000"/>
                <w:sz w:val="17"/>
                <w:szCs w:val="17"/>
              </w:rPr>
              <w:t>tail -f SystemOut.log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B8B267" w14:textId="77777777" w:rsidR="008B50A8" w:rsidRDefault="00473DF8">
            <w:pPr>
              <w:spacing w:before="40" w:after="40"/>
            </w:pPr>
            <w:r>
              <w:rPr>
                <w:color w:val="000000"/>
                <w:sz w:val="17"/>
                <w:szCs w:val="17"/>
              </w:rPr>
              <w:t>WAS Admin</w:t>
            </w:r>
          </w:p>
        </w:tc>
      </w:tr>
      <w:tr w:rsidR="008B50A8" w14:paraId="7A15F591"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36A16E"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DBF7BD" w14:textId="77777777" w:rsidR="008B50A8" w:rsidRDefault="00473DF8">
            <w:pPr>
              <w:spacing w:before="40" w:after="40"/>
            </w:pPr>
            <w:r>
              <w:rPr>
                <w:color w:val="000000"/>
                <w:sz w:val="17"/>
                <w:szCs w:val="17"/>
              </w:rPr>
              <w:t>Start all managed node agents on DR app server hosts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BBF463" w14:textId="77777777" w:rsidR="008B50A8" w:rsidRDefault="00473DF8">
            <w:pPr>
              <w:spacing w:before="40" w:after="40"/>
            </w:pPr>
            <w:r>
              <w:rPr>
                <w:color w:val="000000"/>
                <w:sz w:val="17"/>
                <w:szCs w:val="17"/>
              </w:rPr>
              <w:t>startNode.sh on each node profile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9B54ED" w14:textId="77777777" w:rsidR="008B50A8" w:rsidRDefault="00473DF8">
            <w:pPr>
              <w:spacing w:before="40" w:after="40"/>
            </w:pPr>
            <w:r>
              <w:rPr>
                <w:color w:val="000000"/>
                <w:sz w:val="17"/>
                <w:szCs w:val="17"/>
              </w:rPr>
              <w:t>WAS Admin</w:t>
            </w:r>
          </w:p>
        </w:tc>
      </w:tr>
      <w:tr w:rsidR="008B50A8" w14:paraId="19400141"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7AA40D"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6F4619C" w14:textId="77777777" w:rsidR="008B50A8" w:rsidRDefault="00473DF8">
            <w:pPr>
              <w:spacing w:before="40" w:after="40"/>
            </w:pPr>
            <w:r>
              <w:rPr>
                <w:color w:val="000000"/>
                <w:sz w:val="17"/>
                <w:szCs w:val="17"/>
              </w:rPr>
              <w:t>Update JNDI datasource JDBC URLs to point to DR database endpoints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51842D" w14:textId="77777777" w:rsidR="008B50A8" w:rsidRDefault="00473DF8">
            <w:pPr>
              <w:spacing w:before="40" w:after="40"/>
            </w:pPr>
            <w:r>
              <w:rPr>
                <w:color w:val="000000"/>
                <w:sz w:val="17"/>
                <w:szCs w:val="17"/>
              </w:rPr>
              <w:t>WAS Admin Console: Resources &gt; JDBC</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A487869" w14:textId="77777777" w:rsidR="008B50A8" w:rsidRDefault="00473DF8">
            <w:pPr>
              <w:spacing w:before="40" w:after="40"/>
            </w:pPr>
            <w:r>
              <w:rPr>
                <w:color w:val="000000"/>
                <w:sz w:val="17"/>
                <w:szCs w:val="17"/>
              </w:rPr>
              <w:t>WAS Admin + DBA</w:t>
            </w:r>
          </w:p>
        </w:tc>
      </w:tr>
      <w:tr w:rsidR="008B50A8" w14:paraId="4659904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77CDB6D"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FAC303" w14:textId="77777777" w:rsidR="008B50A8" w:rsidRDefault="00473DF8">
            <w:pPr>
              <w:spacing w:before="40" w:after="40"/>
            </w:pPr>
            <w:r>
              <w:rPr>
                <w:color w:val="000000"/>
                <w:sz w:val="17"/>
                <w:szCs w:val="17"/>
              </w:rPr>
              <w:t>Update MQ connection factory host/port to DR MQ Manager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17F878" w14:textId="77777777" w:rsidR="008B50A8" w:rsidRDefault="00473DF8">
            <w:pPr>
              <w:spacing w:before="40" w:after="40"/>
            </w:pPr>
            <w:r>
              <w:rPr>
                <w:color w:val="000000"/>
                <w:sz w:val="17"/>
                <w:szCs w:val="17"/>
              </w:rPr>
              <w:t>WAS Admin Console: Resources &gt; JMS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A3FE23" w14:textId="77777777" w:rsidR="008B50A8" w:rsidRDefault="00473DF8">
            <w:pPr>
              <w:spacing w:before="40" w:after="40"/>
            </w:pPr>
            <w:r>
              <w:rPr>
                <w:color w:val="000000"/>
                <w:sz w:val="17"/>
                <w:szCs w:val="17"/>
              </w:rPr>
              <w:t>WAS Admin + MQ Admin</w:t>
            </w:r>
          </w:p>
        </w:tc>
      </w:tr>
      <w:tr w:rsidR="008B50A8" w14:paraId="1E77FB7F"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501E975"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56627A3" w14:textId="77777777" w:rsidR="008B50A8" w:rsidRDefault="00473DF8">
            <w:pPr>
              <w:spacing w:before="40" w:after="40"/>
            </w:pPr>
            <w:r>
              <w:rPr>
                <w:color w:val="000000"/>
                <w:sz w:val="17"/>
                <w:szCs w:val="17"/>
              </w:rPr>
              <w:t>Start MQ Queue Manager on DR host: strmqm &lt;QMGR_NAME&gt;</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0B750E" w14:textId="77777777" w:rsidR="008B50A8" w:rsidRDefault="00473DF8">
            <w:pPr>
              <w:spacing w:before="40" w:after="40"/>
            </w:pPr>
            <w:r>
              <w:rPr>
                <w:color w:val="000000"/>
                <w:sz w:val="17"/>
                <w:szCs w:val="17"/>
              </w:rPr>
              <w:t>MQ CLI</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964F96" w14:textId="77777777" w:rsidR="008B50A8" w:rsidRDefault="00473DF8">
            <w:pPr>
              <w:spacing w:before="40" w:after="40"/>
            </w:pPr>
            <w:r>
              <w:rPr>
                <w:color w:val="000000"/>
                <w:sz w:val="17"/>
                <w:szCs w:val="17"/>
              </w:rPr>
              <w:t>MQ Admin</w:t>
            </w:r>
          </w:p>
        </w:tc>
      </w:tr>
      <w:tr w:rsidR="008B50A8" w14:paraId="07CF293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F7EDFB"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171B4E2" w14:textId="77777777" w:rsidR="008B50A8" w:rsidRDefault="00473DF8">
            <w:pPr>
              <w:spacing w:before="40" w:after="40"/>
            </w:pPr>
            <w:r>
              <w:rPr>
                <w:color w:val="000000"/>
                <w:sz w:val="17"/>
                <w:szCs w:val="17"/>
              </w:rPr>
              <w:t>Activate MQ channel listeners; verify sender/receiver channels are running</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235484D" w14:textId="77777777" w:rsidR="008B50A8" w:rsidRDefault="00473DF8">
            <w:pPr>
              <w:spacing w:before="40" w:after="40"/>
            </w:pPr>
            <w:r>
              <w:rPr>
                <w:color w:val="000000"/>
                <w:sz w:val="17"/>
                <w:szCs w:val="17"/>
              </w:rPr>
              <w:t>runmqsc: DISPLAY CHSTATUS(*)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12371BD" w14:textId="77777777" w:rsidR="008B50A8" w:rsidRDefault="00473DF8">
            <w:pPr>
              <w:spacing w:before="40" w:after="40"/>
            </w:pPr>
            <w:r>
              <w:rPr>
                <w:color w:val="000000"/>
                <w:sz w:val="17"/>
                <w:szCs w:val="17"/>
              </w:rPr>
              <w:t>MQ Admin</w:t>
            </w:r>
          </w:p>
        </w:tc>
      </w:tr>
      <w:tr w:rsidR="008B50A8" w14:paraId="7CBF79F4"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16DF13D"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CC7019" w14:textId="77777777" w:rsidR="008B50A8" w:rsidRDefault="00473DF8">
            <w:pPr>
              <w:spacing w:before="40" w:after="40"/>
            </w:pPr>
            <w:r>
              <w:rPr>
                <w:color w:val="000000"/>
                <w:sz w:val="17"/>
                <w:szCs w:val="17"/>
              </w:rPr>
              <w:t>Start WebSphere application servers in dependency order (Core → Supporting)</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F55F19" w14:textId="77777777" w:rsidR="008B50A8" w:rsidRDefault="00473DF8">
            <w:pPr>
              <w:spacing w:before="40" w:after="40"/>
            </w:pPr>
            <w:r>
              <w:rPr>
                <w:color w:val="000000"/>
                <w:sz w:val="17"/>
                <w:szCs w:val="17"/>
              </w:rPr>
              <w:t>startServer.sh &lt;server_name&gt;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4E3120" w14:textId="77777777" w:rsidR="008B50A8" w:rsidRDefault="00473DF8">
            <w:pPr>
              <w:spacing w:before="40" w:after="40"/>
            </w:pPr>
            <w:r>
              <w:rPr>
                <w:color w:val="000000"/>
                <w:sz w:val="17"/>
                <w:szCs w:val="17"/>
              </w:rPr>
              <w:t>WAS Admin</w:t>
            </w:r>
          </w:p>
        </w:tc>
      </w:tr>
      <w:tr w:rsidR="008B50A8" w14:paraId="451AD3F7"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B683F8" w14:textId="77777777" w:rsidR="008B50A8" w:rsidRDefault="00473DF8">
            <w:pPr>
              <w:spacing w:before="40" w:after="40"/>
            </w:pPr>
            <w:r>
              <w:rPr>
                <w:color w:val="000000"/>
                <w:sz w:val="17"/>
                <w:szCs w:val="17"/>
              </w:rPr>
              <w:t>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CF1A485" w14:textId="77777777" w:rsidR="008B50A8" w:rsidRDefault="00473DF8">
            <w:pPr>
              <w:spacing w:before="40" w:after="40"/>
            </w:pPr>
            <w:r>
              <w:rPr>
                <w:color w:val="000000"/>
                <w:sz w:val="17"/>
                <w:szCs w:val="17"/>
              </w:rPr>
              <w:t>Verify application deployment: check WAS SystemOut for app started messages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4183F2" w14:textId="77777777" w:rsidR="008B50A8" w:rsidRDefault="00473DF8">
            <w:pPr>
              <w:spacing w:before="40" w:after="40"/>
            </w:pPr>
            <w:r>
              <w:rPr>
                <w:color w:val="000000"/>
                <w:sz w:val="17"/>
                <w:szCs w:val="17"/>
              </w:rPr>
              <w:t>grep 'CWWKZ0001I' SystemOut.log</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6F97AF" w14:textId="77777777" w:rsidR="008B50A8" w:rsidRDefault="00473DF8">
            <w:pPr>
              <w:spacing w:before="40" w:after="40"/>
            </w:pPr>
            <w:r>
              <w:rPr>
                <w:color w:val="000000"/>
                <w:sz w:val="17"/>
                <w:szCs w:val="17"/>
              </w:rPr>
              <w:t>WAS Admin</w:t>
            </w:r>
          </w:p>
        </w:tc>
      </w:tr>
    </w:tbl>
    <w:p w14:paraId="314277D5" w14:textId="77777777" w:rsidR="008B50A8" w:rsidRDefault="008B50A8">
      <w:pPr>
        <w:spacing w:before="80" w:after="80"/>
      </w:pPr>
    </w:p>
    <w:p w14:paraId="5DFBFCB2" w14:textId="77777777" w:rsidR="008B50A8" w:rsidRDefault="00473DF8">
      <w:pPr>
        <w:pStyle w:val="Heading3"/>
      </w:pPr>
      <w:r>
        <w:t>Validation Checks — VC-6</w:t>
      </w:r>
    </w:p>
    <w:p w14:paraId="271A1C19" w14:textId="77777777" w:rsidR="008B50A8" w:rsidRDefault="00473DF8">
      <w:pPr>
        <w:pStyle w:val="ListParagraph"/>
        <w:numPr>
          <w:ilvl w:val="0"/>
          <w:numId w:val="2"/>
        </w:numPr>
        <w:spacing w:before="40" w:after="40"/>
      </w:pPr>
      <w:r>
        <w:t>All WAS managed servers showing 'Started' in DMGR console</w:t>
      </w:r>
    </w:p>
    <w:p w14:paraId="2FB49FFC" w14:textId="77777777" w:rsidR="008B50A8" w:rsidRDefault="00473DF8">
      <w:pPr>
        <w:pStyle w:val="ListParagraph"/>
        <w:numPr>
          <w:ilvl w:val="0"/>
          <w:numId w:val="2"/>
        </w:numPr>
        <w:spacing w:before="40" w:after="40"/>
      </w:pPr>
      <w:r>
        <w:t>JDBC datasource test connections successful from WAS admin console</w:t>
      </w:r>
    </w:p>
    <w:p w14:paraId="3F6A432A" w14:textId="77777777" w:rsidR="008B50A8" w:rsidRDefault="00473DF8">
      <w:pPr>
        <w:pStyle w:val="ListParagraph"/>
        <w:numPr>
          <w:ilvl w:val="0"/>
          <w:numId w:val="2"/>
        </w:numPr>
        <w:spacing w:before="40" w:after="40"/>
      </w:pPr>
      <w:r>
        <w:t>MQ Queue Manager running; no dead-letter queue accumulation</w:t>
      </w:r>
    </w:p>
    <w:p w14:paraId="6A9F7A12" w14:textId="77777777" w:rsidR="008B50A8" w:rsidRDefault="00473DF8">
      <w:pPr>
        <w:pStyle w:val="ListParagraph"/>
        <w:numPr>
          <w:ilvl w:val="0"/>
          <w:numId w:val="2"/>
        </w:numPr>
        <w:spacing w:before="40" w:after="40"/>
      </w:pPr>
      <w:r>
        <w:t>Health check URL for each application endpoint returns HTTP 200</w:t>
      </w:r>
    </w:p>
    <w:p w14:paraId="031B0040" w14:textId="77777777" w:rsidR="008B50A8" w:rsidRDefault="008B50A8">
      <w:pPr>
        <w:spacing w:before="80" w:after="80"/>
      </w:pPr>
    </w:p>
    <w:p w14:paraId="3DE54675" w14:textId="77777777" w:rsidR="008B50A8" w:rsidRDefault="00473DF8">
      <w:pPr>
        <w:pStyle w:val="Heading2"/>
      </w:pPr>
      <w:r>
        <w:t>6.7  Application Layer Runbook</w:t>
      </w:r>
    </w:p>
    <w:p w14:paraId="1FCCBA9E" w14:textId="77777777" w:rsidR="008B50A8" w:rsidRDefault="00473DF8">
      <w:pPr>
        <w:pStyle w:val="Heading3"/>
      </w:pPr>
      <w:r>
        <w:t>Preconditions</w:t>
      </w:r>
    </w:p>
    <w:p w14:paraId="0C200E27" w14:textId="77777777" w:rsidR="008B50A8" w:rsidRDefault="00473DF8">
      <w:pPr>
        <w:pStyle w:val="ListParagraph"/>
        <w:numPr>
          <w:ilvl w:val="0"/>
          <w:numId w:val="2"/>
        </w:numPr>
        <w:spacing w:before="40" w:after="40"/>
      </w:pPr>
      <w:r>
        <w:t>VC-6 (Middleware) sign-off received</w:t>
      </w:r>
    </w:p>
    <w:p w14:paraId="44CB9DF9" w14:textId="77777777" w:rsidR="008B50A8" w:rsidRDefault="00473DF8">
      <w:pPr>
        <w:pStyle w:val="ListParagraph"/>
        <w:numPr>
          <w:ilvl w:val="0"/>
          <w:numId w:val="2"/>
        </w:numPr>
        <w:spacing w:before="40" w:after="40"/>
      </w:pPr>
      <w:r>
        <w:t>Application dependency map consulted — startup order strictly followed</w:t>
      </w:r>
    </w:p>
    <w:p w14:paraId="52782EF3" w14:textId="77777777" w:rsidR="008B50A8" w:rsidRDefault="008B50A8">
      <w:pPr>
        <w:spacing w:before="80" w:after="80"/>
      </w:pPr>
    </w:p>
    <w:p w14:paraId="67AE03C8" w14:textId="77777777" w:rsidR="008B50A8" w:rsidRDefault="00473DF8">
      <w:pPr>
        <w:pStyle w:val="Heading3"/>
      </w:pPr>
      <w:r>
        <w:t>Application Recovery Sequence by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200"/>
        <w:gridCol w:w="1500"/>
        <w:gridCol w:w="2560"/>
      </w:tblGrid>
      <w:tr w:rsidR="008B50A8" w14:paraId="745A2160"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9D3F1E4" w14:textId="77777777" w:rsidR="008B50A8" w:rsidRDefault="00473DF8">
            <w:pPr>
              <w:spacing w:before="40" w:after="40"/>
            </w:pPr>
            <w:r>
              <w:rPr>
                <w:b/>
                <w:bCs/>
                <w:color w:val="FFFFFF"/>
              </w:rPr>
              <w:t>Tier</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2F37052" w14:textId="77777777" w:rsidR="008B50A8" w:rsidRDefault="00473DF8">
            <w:pPr>
              <w:spacing w:before="40" w:after="40"/>
            </w:pPr>
            <w:r>
              <w:rPr>
                <w:b/>
                <w:bCs/>
                <w:color w:val="FFFFFF"/>
              </w:rPr>
              <w:t>Application</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28F859" w14:textId="77777777" w:rsidR="008B50A8" w:rsidRDefault="00473DF8">
            <w:pPr>
              <w:spacing w:before="40" w:after="40"/>
            </w:pPr>
            <w:r>
              <w:rPr>
                <w:b/>
                <w:bCs/>
                <w:color w:val="FFFFFF"/>
              </w:rPr>
              <w:t>Start Sequence</w:t>
            </w:r>
          </w:p>
        </w:tc>
        <w:tc>
          <w:tcPr>
            <w:tcW w:w="1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ECC19DE" w14:textId="77777777" w:rsidR="008B50A8" w:rsidRDefault="00473DF8">
            <w:pPr>
              <w:spacing w:before="40" w:after="40"/>
            </w:pPr>
            <w:r>
              <w:rPr>
                <w:b/>
                <w:bCs/>
                <w:color w:val="FFFFFF"/>
              </w:rPr>
              <w:t>Start Script / Method</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7092195" w14:textId="77777777" w:rsidR="008B50A8" w:rsidRDefault="00473DF8">
            <w:pPr>
              <w:spacing w:before="40" w:after="40"/>
            </w:pPr>
            <w:r>
              <w:rPr>
                <w:b/>
                <w:bCs/>
                <w:color w:val="FFFFFF"/>
              </w:rPr>
              <w:t>Validation Test</w:t>
            </w:r>
          </w:p>
        </w:tc>
      </w:tr>
      <w:tr w:rsidR="008B50A8" w14:paraId="4147354D" w14:textId="77777777">
        <w:tc>
          <w:tcPr>
            <w:tcW w:w="9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0BF4E52" w14:textId="77777777" w:rsidR="008B50A8" w:rsidRDefault="00473DF8">
            <w:pPr>
              <w:spacing w:before="40" w:after="40"/>
            </w:pPr>
            <w:r>
              <w:rPr>
                <w:color w:val="000000"/>
                <w:sz w:val="17"/>
                <w:szCs w:val="17"/>
              </w:rPr>
              <w:t>Tier 0</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62C6FBE" w14:textId="77777777" w:rsidR="008B50A8" w:rsidRDefault="00473DF8">
            <w:pPr>
              <w:spacing w:before="40" w:after="40"/>
            </w:pPr>
            <w:r>
              <w:rPr>
                <w:color w:val="000000"/>
                <w:sz w:val="17"/>
                <w:szCs w:val="17"/>
              </w:rPr>
              <w:t>Core Banking System</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1C7783A" w14:textId="77777777" w:rsidR="008B50A8" w:rsidRDefault="00473DF8">
            <w:pPr>
              <w:spacing w:before="40" w:after="40"/>
            </w:pPr>
            <w:r>
              <w:rPr>
                <w:color w:val="000000"/>
                <w:sz w:val="17"/>
                <w:szCs w:val="17"/>
              </w:rPr>
              <w:t>1st — no dependencies</w:t>
            </w:r>
          </w:p>
        </w:tc>
        <w:tc>
          <w:tcPr>
            <w:tcW w:w="15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C5C4FB8" w14:textId="77777777" w:rsidR="008B50A8" w:rsidRDefault="00473DF8">
            <w:pPr>
              <w:spacing w:before="40" w:after="40"/>
            </w:pPr>
            <w:r>
              <w:rPr>
                <w:color w:val="000000"/>
                <w:sz w:val="17"/>
                <w:szCs w:val="17"/>
              </w:rPr>
              <w:t>systemctl start cbs-service</w:t>
            </w:r>
          </w:p>
        </w:tc>
        <w:tc>
          <w:tcPr>
            <w:tcW w:w="25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C6B090E" w14:textId="77777777" w:rsidR="008B50A8" w:rsidRDefault="00473DF8">
            <w:pPr>
              <w:spacing w:before="40" w:after="40"/>
            </w:pPr>
            <w:r>
              <w:rPr>
                <w:color w:val="000000"/>
                <w:sz w:val="17"/>
                <w:szCs w:val="17"/>
              </w:rPr>
              <w:t>Login + transaction test</w:t>
            </w:r>
          </w:p>
        </w:tc>
      </w:tr>
      <w:tr w:rsidR="008B50A8" w14:paraId="6DC93E56" w14:textId="77777777">
        <w:tc>
          <w:tcPr>
            <w:tcW w:w="9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3D4B54B" w14:textId="77777777" w:rsidR="008B50A8" w:rsidRDefault="00473DF8">
            <w:pPr>
              <w:spacing w:before="40" w:after="40"/>
            </w:pPr>
            <w:r>
              <w:rPr>
                <w:color w:val="000000"/>
                <w:sz w:val="17"/>
                <w:szCs w:val="17"/>
              </w:rPr>
              <w:t>Tier 0</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23BF4C8" w14:textId="77777777" w:rsidR="008B50A8" w:rsidRDefault="00473DF8">
            <w:pPr>
              <w:spacing w:before="40" w:after="40"/>
            </w:pPr>
            <w:r>
              <w:rPr>
                <w:color w:val="000000"/>
                <w:sz w:val="17"/>
                <w:szCs w:val="17"/>
              </w:rPr>
              <w:t>Payment Gateway</w:t>
            </w:r>
          </w:p>
        </w:tc>
        <w:tc>
          <w:tcPr>
            <w:tcW w:w="22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12A8423" w14:textId="77777777" w:rsidR="008B50A8" w:rsidRDefault="00473DF8">
            <w:pPr>
              <w:spacing w:before="40" w:after="40"/>
            </w:pPr>
            <w:r>
              <w:rPr>
                <w:color w:val="000000"/>
                <w:sz w:val="17"/>
                <w:szCs w:val="17"/>
              </w:rPr>
              <w:t>2nd — depends on Core Banking</w:t>
            </w:r>
          </w:p>
        </w:tc>
        <w:tc>
          <w:tcPr>
            <w:tcW w:w="15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571BE058" w14:textId="77777777" w:rsidR="008B50A8" w:rsidRDefault="00473DF8">
            <w:pPr>
              <w:spacing w:before="40" w:after="40"/>
            </w:pPr>
            <w:r>
              <w:rPr>
                <w:color w:val="000000"/>
                <w:sz w:val="17"/>
                <w:szCs w:val="17"/>
              </w:rPr>
              <w:t>./start_pgw.sh</w:t>
            </w:r>
          </w:p>
        </w:tc>
        <w:tc>
          <w:tcPr>
            <w:tcW w:w="25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37A818F" w14:textId="77777777" w:rsidR="008B50A8" w:rsidRDefault="00473DF8">
            <w:pPr>
              <w:spacing w:before="40" w:after="40"/>
            </w:pPr>
            <w:r>
              <w:rPr>
                <w:color w:val="000000"/>
                <w:sz w:val="17"/>
                <w:szCs w:val="17"/>
              </w:rPr>
              <w:t>End-to-end payment smoke test</w:t>
            </w:r>
          </w:p>
        </w:tc>
      </w:tr>
      <w:tr w:rsidR="008B50A8" w14:paraId="60928C02"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C695EF4"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16C9E44" w14:textId="77777777" w:rsidR="008B50A8" w:rsidRDefault="00473DF8">
            <w:pPr>
              <w:spacing w:before="40" w:after="40"/>
            </w:pPr>
            <w:r>
              <w:rPr>
                <w:color w:val="000000"/>
                <w:sz w:val="17"/>
                <w:szCs w:val="17"/>
              </w:rPr>
              <w:t>ERP (SAP / Oracle EBS)</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F00788F" w14:textId="77777777" w:rsidR="008B50A8" w:rsidRDefault="00473DF8">
            <w:pPr>
              <w:spacing w:before="40" w:after="40"/>
            </w:pPr>
            <w:r>
              <w:rPr>
                <w:color w:val="000000"/>
                <w:sz w:val="17"/>
                <w:szCs w:val="17"/>
              </w:rPr>
              <w:t>3rd — depends on Oracle DB + WAS</w:t>
            </w:r>
          </w:p>
        </w:tc>
        <w:tc>
          <w:tcPr>
            <w:tcW w:w="15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01DE854" w14:textId="77777777" w:rsidR="008B50A8" w:rsidRDefault="00473DF8">
            <w:pPr>
              <w:spacing w:before="40" w:after="40"/>
            </w:pPr>
            <w:r>
              <w:rPr>
                <w:color w:val="000000"/>
                <w:sz w:val="17"/>
                <w:szCs w:val="17"/>
              </w:rPr>
              <w:t>SAP Start / adstrtal.sh</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666CB4F" w14:textId="77777777" w:rsidR="008B50A8" w:rsidRDefault="00473DF8">
            <w:pPr>
              <w:spacing w:before="40" w:after="40"/>
            </w:pPr>
            <w:r>
              <w:rPr>
                <w:color w:val="000000"/>
                <w:sz w:val="17"/>
                <w:szCs w:val="17"/>
              </w:rPr>
              <w:t>Login + module access test</w:t>
            </w:r>
          </w:p>
        </w:tc>
      </w:tr>
      <w:tr w:rsidR="008B50A8" w14:paraId="013E2ABB"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11221BC"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FA5108C" w14:textId="77777777" w:rsidR="008B50A8" w:rsidRDefault="00473DF8">
            <w:pPr>
              <w:spacing w:before="40" w:after="40"/>
            </w:pPr>
            <w:r>
              <w:rPr>
                <w:color w:val="000000"/>
                <w:sz w:val="17"/>
                <w:szCs w:val="17"/>
              </w:rPr>
              <w:t>CRM</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A78B063" w14:textId="77777777" w:rsidR="008B50A8" w:rsidRDefault="00473DF8">
            <w:pPr>
              <w:spacing w:before="40" w:after="40"/>
            </w:pPr>
            <w:r>
              <w:rPr>
                <w:color w:val="000000"/>
                <w:sz w:val="17"/>
                <w:szCs w:val="17"/>
              </w:rPr>
              <w:t>4th — depends on SQL Server + WAS</w:t>
            </w:r>
          </w:p>
        </w:tc>
        <w:tc>
          <w:tcPr>
            <w:tcW w:w="15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313A486" w14:textId="77777777" w:rsidR="008B50A8" w:rsidRDefault="00473DF8">
            <w:pPr>
              <w:spacing w:before="40" w:after="40"/>
            </w:pPr>
            <w:r>
              <w:rPr>
                <w:color w:val="000000"/>
                <w:sz w:val="17"/>
                <w:szCs w:val="17"/>
              </w:rPr>
              <w:t>Service start</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39B8B5D" w14:textId="77777777" w:rsidR="008B50A8" w:rsidRDefault="00473DF8">
            <w:pPr>
              <w:spacing w:before="40" w:after="40"/>
            </w:pPr>
            <w:r>
              <w:rPr>
                <w:color w:val="000000"/>
                <w:sz w:val="17"/>
                <w:szCs w:val="17"/>
              </w:rPr>
              <w:t>Login + customer record fetch</w:t>
            </w:r>
          </w:p>
        </w:tc>
      </w:tr>
      <w:tr w:rsidR="008B50A8" w14:paraId="444E9144"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8FA0766" w14:textId="77777777" w:rsidR="008B50A8" w:rsidRDefault="00473DF8">
            <w:pPr>
              <w:spacing w:before="40" w:after="40"/>
            </w:pPr>
            <w:r>
              <w:rPr>
                <w:color w:val="000000"/>
                <w:sz w:val="17"/>
                <w:szCs w:val="17"/>
              </w:rPr>
              <w:t>Tier 1</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AFAA820" w14:textId="77777777" w:rsidR="008B50A8" w:rsidRDefault="00473DF8">
            <w:pPr>
              <w:spacing w:before="40" w:after="40"/>
            </w:pPr>
            <w:r>
              <w:rPr>
                <w:color w:val="000000"/>
                <w:sz w:val="17"/>
                <w:szCs w:val="17"/>
              </w:rPr>
              <w:t>Customer Portal</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D10B149" w14:textId="77777777" w:rsidR="008B50A8" w:rsidRDefault="00473DF8">
            <w:pPr>
              <w:spacing w:before="40" w:after="40"/>
            </w:pPr>
            <w:r>
              <w:rPr>
                <w:color w:val="000000"/>
                <w:sz w:val="17"/>
                <w:szCs w:val="17"/>
              </w:rPr>
              <w:t>5th — depends on CRM + LB</w:t>
            </w:r>
          </w:p>
        </w:tc>
        <w:tc>
          <w:tcPr>
            <w:tcW w:w="15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46E194F" w14:textId="77777777" w:rsidR="008B50A8" w:rsidRDefault="00473DF8">
            <w:pPr>
              <w:spacing w:before="40" w:after="40"/>
            </w:pPr>
            <w:r>
              <w:rPr>
                <w:color w:val="000000"/>
                <w:sz w:val="17"/>
                <w:szCs w:val="17"/>
              </w:rPr>
              <w:t>./start_portal.sh</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ECDB2BB" w14:textId="77777777" w:rsidR="008B50A8" w:rsidRDefault="00473DF8">
            <w:pPr>
              <w:spacing w:before="40" w:after="40"/>
            </w:pPr>
            <w:r>
              <w:rPr>
                <w:color w:val="000000"/>
                <w:sz w:val="17"/>
                <w:szCs w:val="17"/>
              </w:rPr>
              <w:t>External URL response test</w:t>
            </w:r>
          </w:p>
        </w:tc>
      </w:tr>
      <w:tr w:rsidR="008B50A8" w14:paraId="17686C08" w14:textId="77777777">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527B5AC" w14:textId="77777777" w:rsidR="008B50A8" w:rsidRDefault="00473DF8">
            <w:pPr>
              <w:spacing w:before="40" w:after="40"/>
            </w:pPr>
            <w:r>
              <w:rPr>
                <w:color w:val="000000"/>
                <w:sz w:val="17"/>
                <w:szCs w:val="17"/>
              </w:rPr>
              <w:t>Tier 2</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F714467" w14:textId="77777777" w:rsidR="008B50A8" w:rsidRDefault="00473DF8">
            <w:pPr>
              <w:spacing w:before="40" w:after="40"/>
            </w:pPr>
            <w:r>
              <w:rPr>
                <w:color w:val="000000"/>
                <w:sz w:val="17"/>
                <w:szCs w:val="17"/>
              </w:rPr>
              <w:t>HR System</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759F0BF" w14:textId="77777777" w:rsidR="008B50A8" w:rsidRDefault="00473DF8">
            <w:pPr>
              <w:spacing w:before="40" w:after="40"/>
            </w:pPr>
            <w:r>
              <w:rPr>
                <w:color w:val="000000"/>
                <w:sz w:val="17"/>
                <w:szCs w:val="17"/>
              </w:rPr>
              <w:t>6th — depends on AD + SQL Server</w:t>
            </w:r>
          </w:p>
        </w:tc>
        <w:tc>
          <w:tcPr>
            <w:tcW w:w="15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075943F" w14:textId="77777777" w:rsidR="008B50A8" w:rsidRDefault="00473DF8">
            <w:pPr>
              <w:spacing w:before="40" w:after="40"/>
            </w:pPr>
            <w:r>
              <w:rPr>
                <w:color w:val="000000"/>
                <w:sz w:val="17"/>
                <w:szCs w:val="17"/>
              </w:rPr>
              <w:t>systemctl start hr-app</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9C50BF3" w14:textId="77777777" w:rsidR="008B50A8" w:rsidRDefault="00473DF8">
            <w:pPr>
              <w:spacing w:before="40" w:after="40"/>
            </w:pPr>
            <w:r>
              <w:rPr>
                <w:color w:val="000000"/>
                <w:sz w:val="17"/>
                <w:szCs w:val="17"/>
              </w:rPr>
              <w:t>Login test</w:t>
            </w:r>
          </w:p>
        </w:tc>
      </w:tr>
      <w:tr w:rsidR="008B50A8" w14:paraId="3CCDCD28" w14:textId="77777777">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C052109" w14:textId="77777777" w:rsidR="008B50A8" w:rsidRDefault="00473DF8">
            <w:pPr>
              <w:spacing w:before="40" w:after="40"/>
            </w:pPr>
            <w:r>
              <w:rPr>
                <w:color w:val="000000"/>
                <w:sz w:val="17"/>
                <w:szCs w:val="17"/>
              </w:rPr>
              <w:t>Tier 2</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BD11D9B" w14:textId="77777777" w:rsidR="008B50A8" w:rsidRDefault="00473DF8">
            <w:pPr>
              <w:spacing w:before="40" w:after="40"/>
            </w:pPr>
            <w:r>
              <w:rPr>
                <w:color w:val="000000"/>
                <w:sz w:val="17"/>
                <w:szCs w:val="17"/>
              </w:rPr>
              <w:t>Reporting / BI</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06973C9" w14:textId="77777777" w:rsidR="008B50A8" w:rsidRDefault="00473DF8">
            <w:pPr>
              <w:spacing w:before="40" w:after="40"/>
            </w:pPr>
            <w:r>
              <w:rPr>
                <w:color w:val="000000"/>
                <w:sz w:val="17"/>
                <w:szCs w:val="17"/>
              </w:rPr>
              <w:t>7th — depends on all DBs</w:t>
            </w:r>
          </w:p>
        </w:tc>
        <w:tc>
          <w:tcPr>
            <w:tcW w:w="15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88BD3DE" w14:textId="77777777" w:rsidR="008B50A8" w:rsidRDefault="00473DF8">
            <w:pPr>
              <w:spacing w:before="40" w:after="40"/>
            </w:pPr>
            <w:r>
              <w:rPr>
                <w:color w:val="000000"/>
                <w:sz w:val="17"/>
                <w:szCs w:val="17"/>
              </w:rPr>
              <w:t>Cognos / BO start</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474BAA37" w14:textId="77777777" w:rsidR="008B50A8" w:rsidRDefault="00473DF8">
            <w:pPr>
              <w:spacing w:before="40" w:after="40"/>
            </w:pPr>
            <w:r>
              <w:rPr>
                <w:color w:val="000000"/>
                <w:sz w:val="17"/>
                <w:szCs w:val="17"/>
              </w:rPr>
              <w:t>Report generation test</w:t>
            </w:r>
          </w:p>
        </w:tc>
      </w:tr>
    </w:tbl>
    <w:p w14:paraId="3E4454D1" w14:textId="77777777" w:rsidR="008B50A8" w:rsidRDefault="008B50A8">
      <w:pPr>
        <w:spacing w:before="80" w:after="80"/>
      </w:pPr>
    </w:p>
    <w:p w14:paraId="5E76B53C" w14:textId="77777777" w:rsidR="008B50A8" w:rsidRDefault="00473DF8">
      <w:pPr>
        <w:pStyle w:val="Heading3"/>
      </w:pPr>
      <w:r>
        <w:t>Validation Checks — VC-7</w:t>
      </w:r>
    </w:p>
    <w:p w14:paraId="0B139A70" w14:textId="77777777" w:rsidR="008B50A8" w:rsidRDefault="00473DF8">
      <w:pPr>
        <w:pStyle w:val="ListParagraph"/>
        <w:numPr>
          <w:ilvl w:val="0"/>
          <w:numId w:val="2"/>
        </w:numPr>
        <w:spacing w:before="40" w:after="40"/>
      </w:pPr>
      <w:r>
        <w:t>All Tier-0 application smoke tests passing</w:t>
      </w:r>
    </w:p>
    <w:p w14:paraId="0A1873C9" w14:textId="77777777" w:rsidR="008B50A8" w:rsidRDefault="00473DF8">
      <w:pPr>
        <w:pStyle w:val="ListParagraph"/>
        <w:numPr>
          <w:ilvl w:val="0"/>
          <w:numId w:val="2"/>
        </w:numPr>
        <w:spacing w:before="40" w:after="40"/>
      </w:pPr>
      <w:r>
        <w:t>All Tier-1 applications accessible with no authentication failures</w:t>
      </w:r>
    </w:p>
    <w:p w14:paraId="671EA93A" w14:textId="77777777" w:rsidR="008B50A8" w:rsidRDefault="00473DF8">
      <w:pPr>
        <w:pStyle w:val="ListParagraph"/>
        <w:numPr>
          <w:ilvl w:val="0"/>
          <w:numId w:val="2"/>
        </w:numPr>
        <w:spacing w:before="40" w:after="40"/>
      </w:pPr>
      <w:r>
        <w:t>Load balancer health checks showing all app pool members healthy</w:t>
      </w:r>
    </w:p>
    <w:p w14:paraId="1E4F13A7" w14:textId="77777777" w:rsidR="008B50A8" w:rsidRDefault="00473DF8">
      <w:pPr>
        <w:pStyle w:val="ListParagraph"/>
        <w:numPr>
          <w:ilvl w:val="0"/>
          <w:numId w:val="2"/>
        </w:numPr>
        <w:spacing w:before="40" w:after="40"/>
      </w:pPr>
      <w:r>
        <w:t>End-to-end transaction test (golden transaction set) executed and passed</w:t>
      </w:r>
    </w:p>
    <w:p w14:paraId="5AB1B1A0" w14:textId="77777777" w:rsidR="008B50A8" w:rsidRDefault="008B50A8">
      <w:pPr>
        <w:spacing w:before="80" w:after="80"/>
      </w:pPr>
    </w:p>
    <w:p w14:paraId="6DF83DA9" w14:textId="77777777" w:rsidR="008B50A8" w:rsidRDefault="00473DF8">
      <w:pPr>
        <w:pStyle w:val="Heading2"/>
      </w:pPr>
      <w:r>
        <w:t>6.8  Mainframe Runbook — IBM zSeries &amp; iSeries (AS400)</w:t>
      </w:r>
    </w:p>
    <w:p w14:paraId="676263DE" w14:textId="77777777" w:rsidR="008B50A8" w:rsidRDefault="00473DF8">
      <w:pPr>
        <w:pStyle w:val="Heading3"/>
      </w:pPr>
      <w:r>
        <w:t>6.8.1  zSeries (z/OS)</w:t>
      </w:r>
    </w:p>
    <w:p w14:paraId="449E3602" w14:textId="77777777" w:rsidR="008B50A8" w:rsidRDefault="00473DF8">
      <w:pPr>
        <w:pStyle w:val="Heading3"/>
      </w:pPr>
      <w:r>
        <w:t>Preconditions</w:t>
      </w:r>
    </w:p>
    <w:p w14:paraId="048AB5F5" w14:textId="77777777" w:rsidR="008B50A8" w:rsidRDefault="00473DF8">
      <w:pPr>
        <w:pStyle w:val="ListParagraph"/>
        <w:numPr>
          <w:ilvl w:val="0"/>
          <w:numId w:val="2"/>
        </w:numPr>
        <w:spacing w:before="40" w:after="40"/>
      </w:pPr>
      <w:r>
        <w:t>VC-3 (Network) + VC-4 (Identity) sign-off received</w:t>
      </w:r>
    </w:p>
    <w:p w14:paraId="58733991" w14:textId="77777777" w:rsidR="008B50A8" w:rsidRDefault="00473DF8">
      <w:pPr>
        <w:pStyle w:val="ListParagraph"/>
        <w:numPr>
          <w:ilvl w:val="0"/>
          <w:numId w:val="2"/>
        </w:numPr>
        <w:spacing w:before="40" w:after="40"/>
      </w:pPr>
      <w:r>
        <w:t>DR LPAR pre-configured; GDPS control has already suspended replication and journaling is current</w:t>
      </w:r>
    </w:p>
    <w:p w14:paraId="5774470B" w14:textId="77777777" w:rsidR="008B50A8" w:rsidRDefault="00473DF8">
      <w:pPr>
        <w:pStyle w:val="ListParagraph"/>
        <w:numPr>
          <w:ilvl w:val="0"/>
          <w:numId w:val="2"/>
        </w:numPr>
        <w:spacing w:before="40" w:after="40"/>
      </w:pPr>
      <w:r>
        <w:t>DR z/OS system programmer available</w:t>
      </w:r>
    </w:p>
    <w:p w14:paraId="22D642E5"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5138"/>
        <w:gridCol w:w="1599"/>
        <w:gridCol w:w="2193"/>
      </w:tblGrid>
      <w:tr w:rsidR="008B50A8" w14:paraId="35D0B10A"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0D11320"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FD7747D"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79CAC49"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08A544B" w14:textId="77777777" w:rsidR="008B50A8" w:rsidRDefault="00473DF8">
            <w:pPr>
              <w:spacing w:before="40" w:after="40"/>
            </w:pPr>
            <w:r>
              <w:rPr>
                <w:b/>
                <w:bCs/>
                <w:color w:val="FFFFFF"/>
              </w:rPr>
              <w:t>Owner</w:t>
            </w:r>
          </w:p>
        </w:tc>
      </w:tr>
      <w:tr w:rsidR="008B50A8" w14:paraId="3D6123E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224A6C6"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1EC11C" w14:textId="77777777" w:rsidR="008B50A8" w:rsidRDefault="00473DF8">
            <w:pPr>
              <w:spacing w:before="40" w:after="40"/>
            </w:pPr>
            <w:r>
              <w:rPr>
                <w:color w:val="000000"/>
                <w:sz w:val="17"/>
                <w:szCs w:val="17"/>
              </w:rPr>
              <w:t>Access GDPS console; confirm XRC/PPRC replication is suspended and journals are current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E33E70" w14:textId="77777777" w:rsidR="008B50A8" w:rsidRDefault="00473DF8">
            <w:pPr>
              <w:spacing w:before="40" w:after="40"/>
            </w:pPr>
            <w:r>
              <w:rPr>
                <w:color w:val="000000"/>
                <w:sz w:val="17"/>
                <w:szCs w:val="17"/>
              </w:rPr>
              <w:t>GDPS ISPF panels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DF44DA" w14:textId="77777777" w:rsidR="008B50A8" w:rsidRDefault="00473DF8">
            <w:pPr>
              <w:spacing w:before="40" w:after="40"/>
            </w:pPr>
            <w:r>
              <w:rPr>
                <w:color w:val="000000"/>
                <w:sz w:val="17"/>
                <w:szCs w:val="17"/>
              </w:rPr>
              <w:t>Mainframe Sysprog</w:t>
            </w:r>
          </w:p>
        </w:tc>
      </w:tr>
      <w:tr w:rsidR="008B50A8" w14:paraId="62B8AAB8"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AB4469"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6C54C7" w14:textId="77777777" w:rsidR="008B50A8" w:rsidRDefault="00473DF8">
            <w:pPr>
              <w:spacing w:before="40" w:after="40"/>
            </w:pPr>
            <w:r>
              <w:rPr>
                <w:color w:val="000000"/>
                <w:sz w:val="17"/>
                <w:szCs w:val="17"/>
              </w:rPr>
              <w:t>IPL DR LPAR from DR DASD (specify correct IPL volume)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FD0798" w14:textId="77777777" w:rsidR="008B50A8" w:rsidRDefault="00473DF8">
            <w:pPr>
              <w:spacing w:before="40" w:after="40"/>
            </w:pPr>
            <w:r>
              <w:rPr>
                <w:color w:val="000000"/>
                <w:sz w:val="17"/>
                <w:szCs w:val="17"/>
              </w:rPr>
              <w:t>HMC: Load &gt; Standard</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193FFE" w14:textId="77777777" w:rsidR="008B50A8" w:rsidRDefault="00473DF8">
            <w:pPr>
              <w:spacing w:before="40" w:after="40"/>
            </w:pPr>
            <w:r>
              <w:rPr>
                <w:color w:val="000000"/>
                <w:sz w:val="17"/>
                <w:szCs w:val="17"/>
              </w:rPr>
              <w:t>Mainframe Sysprog</w:t>
            </w:r>
          </w:p>
        </w:tc>
      </w:tr>
      <w:tr w:rsidR="008B50A8" w14:paraId="706F2EC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17A3E91"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BF25D5" w14:textId="77777777" w:rsidR="008B50A8" w:rsidRDefault="00473DF8">
            <w:pPr>
              <w:spacing w:before="40" w:after="40"/>
            </w:pPr>
            <w:r>
              <w:rPr>
                <w:color w:val="000000"/>
                <w:sz w:val="17"/>
                <w:szCs w:val="17"/>
              </w:rPr>
              <w:t>Monitor z/OS IPL messages on HMC; respond to console prompts (IEA101A, etc.)</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1B1819" w14:textId="77777777" w:rsidR="008B50A8" w:rsidRDefault="00473DF8">
            <w:pPr>
              <w:spacing w:before="40" w:after="40"/>
            </w:pPr>
            <w:r>
              <w:rPr>
                <w:color w:val="000000"/>
                <w:sz w:val="17"/>
                <w:szCs w:val="17"/>
              </w:rPr>
              <w:t>HMC Console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784802" w14:textId="77777777" w:rsidR="008B50A8" w:rsidRDefault="00473DF8">
            <w:pPr>
              <w:spacing w:before="40" w:after="40"/>
            </w:pPr>
            <w:r>
              <w:rPr>
                <w:color w:val="000000"/>
                <w:sz w:val="17"/>
                <w:szCs w:val="17"/>
              </w:rPr>
              <w:t>Mainframe Sysprog</w:t>
            </w:r>
          </w:p>
        </w:tc>
      </w:tr>
      <w:tr w:rsidR="008B50A8" w14:paraId="75286735"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63192E"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C9E83C" w14:textId="77777777" w:rsidR="008B50A8" w:rsidRDefault="00473DF8">
            <w:pPr>
              <w:spacing w:before="40" w:after="40"/>
            </w:pPr>
            <w:r>
              <w:rPr>
                <w:color w:val="000000"/>
                <w:sz w:val="17"/>
                <w:szCs w:val="17"/>
              </w:rPr>
              <w:t>Start JES2/JES3 spool and job entry subsystem</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DEF647" w14:textId="77777777" w:rsidR="008B50A8" w:rsidRDefault="00473DF8">
            <w:pPr>
              <w:spacing w:before="40" w:after="40"/>
            </w:pPr>
            <w:r>
              <w:rPr>
                <w:color w:val="000000"/>
                <w:sz w:val="17"/>
                <w:szCs w:val="17"/>
              </w:rPr>
              <w:t>START JES2</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9AC946" w14:textId="77777777" w:rsidR="008B50A8" w:rsidRDefault="00473DF8">
            <w:pPr>
              <w:spacing w:before="40" w:after="40"/>
            </w:pPr>
            <w:r>
              <w:rPr>
                <w:color w:val="000000"/>
                <w:sz w:val="17"/>
                <w:szCs w:val="17"/>
              </w:rPr>
              <w:t>Mainframe Sysprog</w:t>
            </w:r>
          </w:p>
        </w:tc>
      </w:tr>
      <w:tr w:rsidR="008B50A8" w14:paraId="7DB43538"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0C41DC"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3475416" w14:textId="77777777" w:rsidR="008B50A8" w:rsidRDefault="00473DF8">
            <w:pPr>
              <w:spacing w:before="40" w:after="40"/>
            </w:pPr>
            <w:r>
              <w:rPr>
                <w:color w:val="000000"/>
                <w:sz w:val="17"/>
                <w:szCs w:val="17"/>
              </w:rPr>
              <w:t>Start VTAM (network services) and verify ACF2/RACF security subsystem</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71AE8D" w14:textId="77777777" w:rsidR="008B50A8" w:rsidRDefault="00473DF8">
            <w:pPr>
              <w:spacing w:before="40" w:after="40"/>
            </w:pPr>
            <w:r>
              <w:rPr>
                <w:color w:val="000000"/>
                <w:sz w:val="17"/>
                <w:szCs w:val="17"/>
              </w:rPr>
              <w:t>START VTAM / RACF</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E4239E7" w14:textId="77777777" w:rsidR="008B50A8" w:rsidRDefault="00473DF8">
            <w:pPr>
              <w:spacing w:before="40" w:after="40"/>
            </w:pPr>
            <w:r>
              <w:rPr>
                <w:color w:val="000000"/>
                <w:sz w:val="17"/>
                <w:szCs w:val="17"/>
              </w:rPr>
              <w:t>Mainframe Sysprog</w:t>
            </w:r>
          </w:p>
        </w:tc>
      </w:tr>
      <w:tr w:rsidR="008B50A8" w14:paraId="3453B550"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56AB18A"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29A8E9" w14:textId="77777777" w:rsidR="008B50A8" w:rsidRDefault="00473DF8">
            <w:pPr>
              <w:spacing w:before="40" w:after="40"/>
            </w:pPr>
            <w:r>
              <w:rPr>
                <w:color w:val="000000"/>
                <w:sz w:val="17"/>
                <w:szCs w:val="17"/>
              </w:rPr>
              <w:t>Start CICS regions in dependency order (MRO connections, mirror transactions)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41F22B" w14:textId="77777777" w:rsidR="008B50A8" w:rsidRDefault="00473DF8">
            <w:pPr>
              <w:spacing w:before="40" w:after="40"/>
            </w:pPr>
            <w:r>
              <w:rPr>
                <w:color w:val="000000"/>
                <w:sz w:val="17"/>
                <w:szCs w:val="17"/>
              </w:rPr>
              <w:t>START CICS.PROD1...</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F461AB" w14:textId="77777777" w:rsidR="008B50A8" w:rsidRDefault="00473DF8">
            <w:pPr>
              <w:spacing w:before="40" w:after="40"/>
            </w:pPr>
            <w:r>
              <w:rPr>
                <w:color w:val="000000"/>
                <w:sz w:val="17"/>
                <w:szCs w:val="17"/>
              </w:rPr>
              <w:t>CICS Admin</w:t>
            </w:r>
          </w:p>
        </w:tc>
      </w:tr>
      <w:tr w:rsidR="008B50A8" w14:paraId="61A33EC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5F8FE3"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1FB86E" w14:textId="77777777" w:rsidR="008B50A8" w:rsidRDefault="00473DF8">
            <w:pPr>
              <w:spacing w:before="40" w:after="40"/>
            </w:pPr>
            <w:r>
              <w:rPr>
                <w:color w:val="000000"/>
                <w:sz w:val="17"/>
                <w:szCs w:val="17"/>
              </w:rPr>
              <w:t>Start IMS Control Region and IMS DB regions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EF319F2" w14:textId="77777777" w:rsidR="008B50A8" w:rsidRDefault="00473DF8">
            <w:pPr>
              <w:spacing w:before="40" w:after="40"/>
            </w:pPr>
            <w:r>
              <w:rPr>
                <w:color w:val="000000"/>
                <w:sz w:val="17"/>
                <w:szCs w:val="17"/>
              </w:rPr>
              <w:t>START IMS</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F37256A" w14:textId="77777777" w:rsidR="008B50A8" w:rsidRDefault="00473DF8">
            <w:pPr>
              <w:spacing w:before="40" w:after="40"/>
            </w:pPr>
            <w:r>
              <w:rPr>
                <w:color w:val="000000"/>
                <w:sz w:val="17"/>
                <w:szCs w:val="17"/>
              </w:rPr>
              <w:t>IMS DBA</w:t>
            </w:r>
          </w:p>
        </w:tc>
      </w:tr>
      <w:tr w:rsidR="008B50A8" w14:paraId="674B3199"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AD42DF"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EB3D46" w14:textId="77777777" w:rsidR="008B50A8" w:rsidRDefault="00473DF8">
            <w:pPr>
              <w:spacing w:before="40" w:after="40"/>
            </w:pPr>
            <w:r>
              <w:rPr>
                <w:color w:val="000000"/>
                <w:sz w:val="17"/>
                <w:szCs w:val="17"/>
              </w:rPr>
              <w:t>Start DB2 for z/OS subsystem; verify all tablespaces started</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9AA595" w14:textId="77777777" w:rsidR="008B50A8" w:rsidRDefault="00473DF8">
            <w:pPr>
              <w:spacing w:before="40" w:after="40"/>
            </w:pPr>
            <w:r>
              <w:rPr>
                <w:color w:val="000000"/>
                <w:sz w:val="17"/>
                <w:szCs w:val="17"/>
              </w:rPr>
              <w:t>START DB2 / -START DATABASE(*)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CF2856" w14:textId="77777777" w:rsidR="008B50A8" w:rsidRDefault="00473DF8">
            <w:pPr>
              <w:spacing w:before="40" w:after="40"/>
            </w:pPr>
            <w:r>
              <w:rPr>
                <w:color w:val="000000"/>
                <w:sz w:val="17"/>
                <w:szCs w:val="17"/>
              </w:rPr>
              <w:t>DB2 z/OS DBA</w:t>
            </w:r>
          </w:p>
        </w:tc>
      </w:tr>
      <w:tr w:rsidR="008B50A8" w14:paraId="063061C6"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ABAA9ED" w14:textId="77777777" w:rsidR="008B50A8" w:rsidRDefault="00473DF8">
            <w:pPr>
              <w:spacing w:before="40" w:after="40"/>
            </w:pPr>
            <w:r>
              <w:rPr>
                <w:color w:val="000000"/>
                <w:sz w:val="17"/>
                <w:szCs w:val="17"/>
              </w:rPr>
              <w:t>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615BFC9" w14:textId="77777777" w:rsidR="008B50A8" w:rsidRDefault="00473DF8">
            <w:pPr>
              <w:spacing w:before="40" w:after="40"/>
            </w:pPr>
            <w:r>
              <w:rPr>
                <w:color w:val="000000"/>
                <w:sz w:val="17"/>
                <w:szCs w:val="17"/>
              </w:rPr>
              <w:t>Start MQ for z/OS Queue Manager</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B6B884B" w14:textId="77777777" w:rsidR="008B50A8" w:rsidRDefault="00473DF8">
            <w:pPr>
              <w:spacing w:before="40" w:after="40"/>
            </w:pPr>
            <w:r>
              <w:rPr>
                <w:color w:val="000000"/>
                <w:sz w:val="17"/>
                <w:szCs w:val="17"/>
              </w:rPr>
              <w:t>START MQMGR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7586BE8" w14:textId="77777777" w:rsidR="008B50A8" w:rsidRDefault="00473DF8">
            <w:pPr>
              <w:spacing w:before="40" w:after="40"/>
            </w:pPr>
            <w:r>
              <w:rPr>
                <w:color w:val="000000"/>
                <w:sz w:val="17"/>
                <w:szCs w:val="17"/>
              </w:rPr>
              <w:t>MQ Admin</w:t>
            </w:r>
          </w:p>
        </w:tc>
      </w:tr>
      <w:tr w:rsidR="008B50A8" w14:paraId="646729DA"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923AF24" w14:textId="77777777" w:rsidR="008B50A8" w:rsidRDefault="00473DF8">
            <w:pPr>
              <w:spacing w:before="40" w:after="40"/>
            </w:pPr>
            <w:r>
              <w:rPr>
                <w:color w:val="000000"/>
                <w:sz w:val="17"/>
                <w:szCs w:val="17"/>
              </w:rPr>
              <w:t>10</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02B31F" w14:textId="77777777" w:rsidR="008B50A8" w:rsidRDefault="00473DF8">
            <w:pPr>
              <w:spacing w:before="40" w:after="40"/>
            </w:pPr>
            <w:r>
              <w:rPr>
                <w:color w:val="000000"/>
                <w:sz w:val="17"/>
                <w:szCs w:val="17"/>
              </w:rPr>
              <w:t>Update SNA/IP network definitions to DR site addresses; notify business of mainframe readiness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9E8B32" w14:textId="77777777" w:rsidR="008B50A8" w:rsidRDefault="00473DF8">
            <w:pPr>
              <w:spacing w:before="40" w:after="40"/>
            </w:pPr>
            <w:r>
              <w:rPr>
                <w:color w:val="000000"/>
                <w:sz w:val="17"/>
                <w:szCs w:val="17"/>
              </w:rPr>
              <w:t>VTAM definitions update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84EDC52" w14:textId="77777777" w:rsidR="008B50A8" w:rsidRDefault="00473DF8">
            <w:pPr>
              <w:spacing w:before="40" w:after="40"/>
            </w:pPr>
            <w:r>
              <w:rPr>
                <w:color w:val="000000"/>
                <w:sz w:val="17"/>
                <w:szCs w:val="17"/>
              </w:rPr>
              <w:t>Mainframe Net Admin</w:t>
            </w:r>
          </w:p>
        </w:tc>
      </w:tr>
    </w:tbl>
    <w:p w14:paraId="64BD77E5" w14:textId="77777777" w:rsidR="008B50A8" w:rsidRDefault="008B50A8">
      <w:pPr>
        <w:spacing w:before="80" w:after="80"/>
      </w:pPr>
    </w:p>
    <w:p w14:paraId="53AD7504" w14:textId="77777777" w:rsidR="008B50A8" w:rsidRDefault="00473DF8">
      <w:pPr>
        <w:pStyle w:val="Heading3"/>
      </w:pPr>
      <w:r>
        <w:t>6.8.2  iSeries / AS400 (IBM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1D258FC7"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06EF8B7"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C484B49"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C7D224E"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79A1507" w14:textId="77777777" w:rsidR="008B50A8" w:rsidRDefault="00473DF8">
            <w:pPr>
              <w:spacing w:before="40" w:after="40"/>
            </w:pPr>
            <w:r>
              <w:rPr>
                <w:b/>
                <w:bCs/>
                <w:color w:val="FFFFFF"/>
              </w:rPr>
              <w:t>Owner</w:t>
            </w:r>
          </w:p>
        </w:tc>
      </w:tr>
      <w:tr w:rsidR="008B50A8" w14:paraId="7BDF8840"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097DCA"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2B8693" w14:textId="77777777" w:rsidR="008B50A8" w:rsidRDefault="00473DF8">
            <w:pPr>
              <w:spacing w:before="40" w:after="40"/>
            </w:pPr>
            <w:r>
              <w:rPr>
                <w:color w:val="000000"/>
                <w:sz w:val="17"/>
                <w:szCs w:val="17"/>
              </w:rPr>
              <w:t>Power on DR IBM i partition from HMC; confirm Licensed Internal Code (LIC) IPL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D68739" w14:textId="77777777" w:rsidR="008B50A8" w:rsidRDefault="00473DF8">
            <w:pPr>
              <w:spacing w:before="40" w:after="40"/>
            </w:pPr>
            <w:r>
              <w:rPr>
                <w:color w:val="000000"/>
                <w:sz w:val="17"/>
                <w:szCs w:val="17"/>
              </w:rPr>
              <w:t>HMC Power On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90E7D09" w14:textId="77777777" w:rsidR="008B50A8" w:rsidRDefault="00473DF8">
            <w:pPr>
              <w:spacing w:before="40" w:after="40"/>
            </w:pPr>
            <w:r>
              <w:rPr>
                <w:color w:val="000000"/>
                <w:sz w:val="17"/>
                <w:szCs w:val="17"/>
              </w:rPr>
              <w:t>IBM i Admin</w:t>
            </w:r>
          </w:p>
        </w:tc>
      </w:tr>
      <w:tr w:rsidR="008B50A8" w14:paraId="0A7D18ED"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7AF21D"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A72DE9" w14:textId="77777777" w:rsidR="008B50A8" w:rsidRDefault="00473DF8">
            <w:pPr>
              <w:spacing w:before="40" w:after="40"/>
            </w:pPr>
            <w:r>
              <w:rPr>
                <w:color w:val="000000"/>
                <w:sz w:val="17"/>
                <w:szCs w:val="17"/>
              </w:rPr>
              <w:t>Perform IPL to perform journal-based recovery (APYJRNCHG for journaled objects)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99024A" w14:textId="77777777" w:rsidR="008B50A8" w:rsidRDefault="00473DF8">
            <w:pPr>
              <w:spacing w:before="40" w:after="40"/>
            </w:pPr>
            <w:r>
              <w:rPr>
                <w:color w:val="000000"/>
                <w:sz w:val="17"/>
                <w:szCs w:val="17"/>
              </w:rPr>
              <w:t>IPL option A</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F97EA9" w14:textId="77777777" w:rsidR="008B50A8" w:rsidRDefault="00473DF8">
            <w:pPr>
              <w:spacing w:before="40" w:after="40"/>
            </w:pPr>
            <w:r>
              <w:rPr>
                <w:color w:val="000000"/>
                <w:sz w:val="17"/>
                <w:szCs w:val="17"/>
              </w:rPr>
              <w:t>IBM i Admin</w:t>
            </w:r>
          </w:p>
        </w:tc>
      </w:tr>
      <w:tr w:rsidR="008B50A8" w14:paraId="0F2D2C04"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31F590"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A6A1BB" w14:textId="77777777" w:rsidR="008B50A8" w:rsidRDefault="00473DF8">
            <w:pPr>
              <w:spacing w:before="40" w:after="40"/>
            </w:pPr>
            <w:r>
              <w:rPr>
                <w:color w:val="000000"/>
                <w:sz w:val="17"/>
                <w:szCs w:val="17"/>
              </w:rPr>
              <w:t>Start all subsystems: STRSBS QBASE / QINTER / QBATCH</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A9745B2" w14:textId="77777777" w:rsidR="008B50A8" w:rsidRDefault="00473DF8">
            <w:pPr>
              <w:spacing w:before="40" w:after="40"/>
            </w:pPr>
            <w:r>
              <w:rPr>
                <w:color w:val="000000"/>
                <w:sz w:val="17"/>
                <w:szCs w:val="17"/>
              </w:rPr>
              <w:t>STRSBS QBASE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8599170" w14:textId="77777777" w:rsidR="008B50A8" w:rsidRDefault="00473DF8">
            <w:pPr>
              <w:spacing w:before="40" w:after="40"/>
            </w:pPr>
            <w:r>
              <w:rPr>
                <w:color w:val="000000"/>
                <w:sz w:val="17"/>
                <w:szCs w:val="17"/>
              </w:rPr>
              <w:t>IBM i Admin</w:t>
            </w:r>
          </w:p>
        </w:tc>
      </w:tr>
      <w:tr w:rsidR="008B50A8" w14:paraId="78259712"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FE3D04"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7798B1" w14:textId="77777777" w:rsidR="008B50A8" w:rsidRDefault="00473DF8">
            <w:pPr>
              <w:spacing w:before="40" w:after="40"/>
            </w:pPr>
            <w:r>
              <w:rPr>
                <w:color w:val="000000"/>
                <w:sz w:val="17"/>
                <w:szCs w:val="17"/>
              </w:rPr>
              <w:t>Start DB2 for i (implicit); run CHKOBJ to verify critical libraries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D29C120" w14:textId="77777777" w:rsidR="008B50A8" w:rsidRDefault="00473DF8">
            <w:pPr>
              <w:spacing w:before="40" w:after="40"/>
            </w:pPr>
            <w:r>
              <w:rPr>
                <w:color w:val="000000"/>
                <w:sz w:val="17"/>
                <w:szCs w:val="17"/>
              </w:rPr>
              <w:t>WRKOBJ / CHKOBJ</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E2C828" w14:textId="77777777" w:rsidR="008B50A8" w:rsidRDefault="00473DF8">
            <w:pPr>
              <w:spacing w:before="40" w:after="40"/>
            </w:pPr>
            <w:r>
              <w:rPr>
                <w:color w:val="000000"/>
                <w:sz w:val="17"/>
                <w:szCs w:val="17"/>
              </w:rPr>
              <w:t>IBM i DBA</w:t>
            </w:r>
          </w:p>
        </w:tc>
      </w:tr>
      <w:tr w:rsidR="008B50A8" w14:paraId="364128D0"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2186FF"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44CF6A" w14:textId="77777777" w:rsidR="008B50A8" w:rsidRDefault="00473DF8">
            <w:pPr>
              <w:spacing w:before="40" w:after="40"/>
            </w:pPr>
            <w:r>
              <w:rPr>
                <w:color w:val="000000"/>
                <w:sz w:val="17"/>
                <w:szCs w:val="17"/>
              </w:rPr>
              <w:t>Start application-specific subsystems (e.g., STRSBS ORDERPROC)</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D5C2C4" w14:textId="77777777" w:rsidR="008B50A8" w:rsidRDefault="00473DF8">
            <w:pPr>
              <w:spacing w:before="40" w:after="40"/>
            </w:pPr>
            <w:r>
              <w:rPr>
                <w:color w:val="000000"/>
                <w:sz w:val="17"/>
                <w:szCs w:val="17"/>
              </w:rPr>
              <w:t>STRSBS &lt;subsystem&gt;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79DA7F5" w14:textId="77777777" w:rsidR="008B50A8" w:rsidRDefault="00473DF8">
            <w:pPr>
              <w:spacing w:before="40" w:after="40"/>
            </w:pPr>
            <w:r>
              <w:rPr>
                <w:color w:val="000000"/>
                <w:sz w:val="17"/>
                <w:szCs w:val="17"/>
              </w:rPr>
              <w:t>IBM i Admin</w:t>
            </w:r>
          </w:p>
        </w:tc>
      </w:tr>
      <w:tr w:rsidR="008B50A8" w14:paraId="1D5303A1"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C77FFC"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85F13E" w14:textId="77777777" w:rsidR="008B50A8" w:rsidRDefault="00473DF8">
            <w:pPr>
              <w:spacing w:before="40" w:after="40"/>
            </w:pPr>
            <w:r>
              <w:rPr>
                <w:color w:val="000000"/>
                <w:sz w:val="17"/>
                <w:szCs w:val="17"/>
              </w:rPr>
              <w:t>Verify 5250 session accessibility from DR terminal gateway</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9849365" w14:textId="77777777" w:rsidR="008B50A8" w:rsidRDefault="00473DF8">
            <w:pPr>
              <w:spacing w:before="40" w:after="40"/>
            </w:pPr>
            <w:r>
              <w:rPr>
                <w:color w:val="000000"/>
                <w:sz w:val="17"/>
                <w:szCs w:val="17"/>
              </w:rPr>
              <w:t>TN5250 / IBM Access Client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E174230" w14:textId="77777777" w:rsidR="008B50A8" w:rsidRDefault="00473DF8">
            <w:pPr>
              <w:spacing w:before="40" w:after="40"/>
            </w:pPr>
            <w:r>
              <w:rPr>
                <w:color w:val="000000"/>
                <w:sz w:val="17"/>
                <w:szCs w:val="17"/>
              </w:rPr>
              <w:t>IBM i Admin</w:t>
            </w:r>
          </w:p>
        </w:tc>
      </w:tr>
    </w:tbl>
    <w:p w14:paraId="14BF0950" w14:textId="77777777" w:rsidR="008B50A8" w:rsidRDefault="008B50A8">
      <w:pPr>
        <w:spacing w:before="80" w:after="80"/>
      </w:pPr>
    </w:p>
    <w:p w14:paraId="7FD50306" w14:textId="77777777" w:rsidR="008B50A8" w:rsidRDefault="00473DF8">
      <w:pPr>
        <w:pStyle w:val="Heading3"/>
      </w:pPr>
      <w:r>
        <w:t>Validation Checks — VC-8</w:t>
      </w:r>
    </w:p>
    <w:p w14:paraId="29E1E987" w14:textId="77777777" w:rsidR="008B50A8" w:rsidRDefault="00473DF8">
      <w:pPr>
        <w:pStyle w:val="ListParagraph"/>
        <w:numPr>
          <w:ilvl w:val="0"/>
          <w:numId w:val="2"/>
        </w:numPr>
        <w:spacing w:before="40" w:after="40"/>
      </w:pPr>
      <w:r>
        <w:t>z/OS IPL complete; CICS, IMS, DB2 z/OS, MQ all showing active status</w:t>
      </w:r>
    </w:p>
    <w:p w14:paraId="5AC8ACB1" w14:textId="77777777" w:rsidR="008B50A8" w:rsidRDefault="00473DF8">
      <w:pPr>
        <w:pStyle w:val="ListParagraph"/>
        <w:numPr>
          <w:ilvl w:val="0"/>
          <w:numId w:val="2"/>
        </w:numPr>
        <w:spacing w:before="40" w:after="40"/>
      </w:pPr>
      <w:r>
        <w:t>JES2 spool operational; no outstanding console messages requiring response</w:t>
      </w:r>
    </w:p>
    <w:p w14:paraId="5F95FB88" w14:textId="77777777" w:rsidR="008B50A8" w:rsidRDefault="00473DF8">
      <w:pPr>
        <w:pStyle w:val="ListParagraph"/>
        <w:numPr>
          <w:ilvl w:val="0"/>
          <w:numId w:val="2"/>
        </w:numPr>
        <w:spacing w:before="40" w:after="40"/>
      </w:pPr>
      <w:r>
        <w:t>IBM i subsystems active; application libraries accessible</w:t>
      </w:r>
    </w:p>
    <w:p w14:paraId="17DF8C91" w14:textId="77777777" w:rsidR="008B50A8" w:rsidRDefault="00473DF8">
      <w:pPr>
        <w:pStyle w:val="ListParagraph"/>
        <w:numPr>
          <w:ilvl w:val="0"/>
          <w:numId w:val="2"/>
        </w:numPr>
        <w:spacing w:before="40" w:after="40"/>
      </w:pPr>
      <w:r>
        <w:t>End-user 5250 session test passing; mainframe application login confirmed</w:t>
      </w:r>
    </w:p>
    <w:p w14:paraId="76204953" w14:textId="77777777" w:rsidR="008B50A8" w:rsidRDefault="008B50A8">
      <w:pPr>
        <w:spacing w:before="80" w:after="80"/>
      </w:pPr>
    </w:p>
    <w:p w14:paraId="4FA9ED43" w14:textId="77777777" w:rsidR="008B50A8" w:rsidRDefault="00473DF8">
      <w:pPr>
        <w:pStyle w:val="Heading2"/>
      </w:pPr>
      <w:r>
        <w:t>6.9  Job Scheduling Runbook — BMC Control-M</w:t>
      </w:r>
    </w:p>
    <w:p w14:paraId="450003C6" w14:textId="77777777" w:rsidR="008B50A8" w:rsidRDefault="00473DF8">
      <w:pPr>
        <w:pStyle w:val="Heading3"/>
      </w:pPr>
      <w:r>
        <w:t>Preconditions</w:t>
      </w:r>
    </w:p>
    <w:p w14:paraId="2C9D9401" w14:textId="77777777" w:rsidR="008B50A8" w:rsidRDefault="00473DF8">
      <w:pPr>
        <w:pStyle w:val="ListParagraph"/>
        <w:numPr>
          <w:ilvl w:val="0"/>
          <w:numId w:val="2"/>
        </w:numPr>
        <w:spacing w:before="40" w:after="40"/>
      </w:pPr>
      <w:r>
        <w:t>VC-7 and VC-8 sign-offs received (applications + mainframe operational)</w:t>
      </w:r>
    </w:p>
    <w:p w14:paraId="3443B25F" w14:textId="77777777" w:rsidR="008B50A8" w:rsidRDefault="00473DF8">
      <w:pPr>
        <w:pStyle w:val="ListParagraph"/>
        <w:numPr>
          <w:ilvl w:val="0"/>
          <w:numId w:val="2"/>
        </w:numPr>
        <w:spacing w:before="40" w:after="40"/>
      </w:pPr>
      <w:r>
        <w:t>Control-M/EM (Enterprise Manager) at DR site is pre-installed and licensed</w:t>
      </w:r>
    </w:p>
    <w:p w14:paraId="241EAF58" w14:textId="77777777" w:rsidR="008B50A8" w:rsidRDefault="00473DF8">
      <w:pPr>
        <w:pStyle w:val="ListParagraph"/>
        <w:numPr>
          <w:ilvl w:val="0"/>
          <w:numId w:val="2"/>
        </w:numPr>
        <w:spacing w:before="40" w:after="40"/>
      </w:pPr>
      <w:r>
        <w:t>Control-M job definitions exported from primary site (latest backup available)</w:t>
      </w:r>
    </w:p>
    <w:p w14:paraId="48398BB9"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160"/>
        <w:gridCol w:w="1600"/>
        <w:gridCol w:w="2200"/>
      </w:tblGrid>
      <w:tr w:rsidR="008B50A8" w14:paraId="32788DF9"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2B2205B" w14:textId="77777777" w:rsidR="008B50A8" w:rsidRDefault="00473DF8">
            <w:pPr>
              <w:spacing w:before="40" w:after="40"/>
            </w:pPr>
            <w:r>
              <w:rPr>
                <w:b/>
                <w:bCs/>
                <w:color w:val="FFFFFF"/>
              </w:rPr>
              <w:t>#</w:t>
            </w:r>
          </w:p>
        </w:tc>
        <w:tc>
          <w:tcPr>
            <w:tcW w:w="5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6902F54" w14:textId="77777777" w:rsidR="008B50A8" w:rsidRDefault="00473DF8">
            <w:pPr>
              <w:spacing w:before="40" w:after="40"/>
            </w:pPr>
            <w:r>
              <w:rPr>
                <w:b/>
                <w:bCs/>
                <w:color w:val="FFFFFF"/>
              </w:rPr>
              <w:t>Step</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474956A" w14:textId="77777777" w:rsidR="008B50A8" w:rsidRDefault="00473DF8">
            <w:pPr>
              <w:spacing w:before="40" w:after="40"/>
            </w:pPr>
            <w:r>
              <w:rPr>
                <w:b/>
                <w:bCs/>
                <w:color w:val="FFFFFF"/>
              </w:rPr>
              <w:t>Tool / Command</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794CC90" w14:textId="77777777" w:rsidR="008B50A8" w:rsidRDefault="00473DF8">
            <w:pPr>
              <w:spacing w:before="40" w:after="40"/>
            </w:pPr>
            <w:r>
              <w:rPr>
                <w:b/>
                <w:bCs/>
                <w:color w:val="FFFFFF"/>
              </w:rPr>
              <w:t>Owner</w:t>
            </w:r>
          </w:p>
        </w:tc>
      </w:tr>
      <w:tr w:rsidR="008B50A8" w14:paraId="5649D356"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5EB653E" w14:textId="77777777" w:rsidR="008B50A8" w:rsidRDefault="00473DF8">
            <w:pPr>
              <w:spacing w:before="40" w:after="40"/>
            </w:pPr>
            <w:r>
              <w:rPr>
                <w:color w:val="000000"/>
                <w:sz w:val="17"/>
                <w:szCs w:val="17"/>
              </w:rPr>
              <w:t>1</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297E8EB" w14:textId="77777777" w:rsidR="008B50A8" w:rsidRDefault="00473DF8">
            <w:pPr>
              <w:spacing w:before="40" w:after="40"/>
            </w:pPr>
            <w:r>
              <w:rPr>
                <w:color w:val="000000"/>
                <w:sz w:val="17"/>
                <w:szCs w:val="17"/>
              </w:rPr>
              <w:t>Start Control-M/Server at DR site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F60B4" w14:textId="77777777" w:rsidR="008B50A8" w:rsidRDefault="00473DF8">
            <w:pPr>
              <w:spacing w:before="40" w:after="40"/>
            </w:pPr>
            <w:r>
              <w:rPr>
                <w:color w:val="000000"/>
                <w:sz w:val="17"/>
                <w:szCs w:val="17"/>
              </w:rPr>
              <w:t>systemctl start ctmserver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BDB15C" w14:textId="77777777" w:rsidR="008B50A8" w:rsidRDefault="00473DF8">
            <w:pPr>
              <w:spacing w:before="40" w:after="40"/>
            </w:pPr>
            <w:r>
              <w:rPr>
                <w:color w:val="000000"/>
                <w:sz w:val="17"/>
                <w:szCs w:val="17"/>
              </w:rPr>
              <w:t>Batch Admin</w:t>
            </w:r>
          </w:p>
        </w:tc>
      </w:tr>
      <w:tr w:rsidR="008B50A8" w14:paraId="329F74F7"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3D7DEE" w14:textId="77777777" w:rsidR="008B50A8" w:rsidRDefault="00473DF8">
            <w:pPr>
              <w:spacing w:before="40" w:after="40"/>
            </w:pPr>
            <w:r>
              <w:rPr>
                <w:color w:val="000000"/>
                <w:sz w:val="17"/>
                <w:szCs w:val="17"/>
              </w:rPr>
              <w:t>2</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14FEAE" w14:textId="77777777" w:rsidR="008B50A8" w:rsidRDefault="00473DF8">
            <w:pPr>
              <w:spacing w:before="40" w:after="40"/>
            </w:pPr>
            <w:r>
              <w:rPr>
                <w:color w:val="000000"/>
                <w:sz w:val="17"/>
                <w:szCs w:val="17"/>
              </w:rPr>
              <w:t>Start Control-M/EM (Enterprise Manager) at DR site</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7B56A3" w14:textId="77777777" w:rsidR="008B50A8" w:rsidRDefault="00473DF8">
            <w:pPr>
              <w:spacing w:before="40" w:after="40"/>
            </w:pPr>
            <w:r>
              <w:rPr>
                <w:color w:val="000000"/>
                <w:sz w:val="17"/>
                <w:szCs w:val="17"/>
              </w:rPr>
              <w:t>systemctl start ctmem</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B7AE1D" w14:textId="77777777" w:rsidR="008B50A8" w:rsidRDefault="00473DF8">
            <w:pPr>
              <w:spacing w:before="40" w:after="40"/>
            </w:pPr>
            <w:r>
              <w:rPr>
                <w:color w:val="000000"/>
                <w:sz w:val="17"/>
                <w:szCs w:val="17"/>
              </w:rPr>
              <w:t>Batch Admin</w:t>
            </w:r>
          </w:p>
        </w:tc>
      </w:tr>
      <w:tr w:rsidR="008B50A8" w14:paraId="1FF1FE2A"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56E6D2" w14:textId="77777777" w:rsidR="008B50A8" w:rsidRDefault="00473DF8">
            <w:pPr>
              <w:spacing w:before="40" w:after="40"/>
            </w:pPr>
            <w:r>
              <w:rPr>
                <w:color w:val="000000"/>
                <w:sz w:val="17"/>
                <w:szCs w:val="17"/>
              </w:rPr>
              <w:t>3</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E1DDE1" w14:textId="77777777" w:rsidR="008B50A8" w:rsidRDefault="00473DF8">
            <w:pPr>
              <w:spacing w:before="40" w:after="40"/>
            </w:pPr>
            <w:r>
              <w:rPr>
                <w:color w:val="000000"/>
                <w:sz w:val="17"/>
                <w:szCs w:val="17"/>
              </w:rPr>
              <w:t>Import latest job definitions from backup (XML/CTM definition export)</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09E78B" w14:textId="77777777" w:rsidR="008B50A8" w:rsidRDefault="00473DF8">
            <w:pPr>
              <w:spacing w:before="40" w:after="40"/>
            </w:pPr>
            <w:r>
              <w:rPr>
                <w:color w:val="000000"/>
                <w:sz w:val="17"/>
                <w:szCs w:val="17"/>
              </w:rPr>
              <w:t>ctm deploy definitions import -f &lt;file&gt;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047B11" w14:textId="77777777" w:rsidR="008B50A8" w:rsidRDefault="00473DF8">
            <w:pPr>
              <w:spacing w:before="40" w:after="40"/>
            </w:pPr>
            <w:r>
              <w:rPr>
                <w:color w:val="000000"/>
                <w:sz w:val="17"/>
                <w:szCs w:val="17"/>
              </w:rPr>
              <w:t>Batch Admin</w:t>
            </w:r>
          </w:p>
        </w:tc>
      </w:tr>
      <w:tr w:rsidR="008B50A8" w14:paraId="42CAA33E"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B05392" w14:textId="77777777" w:rsidR="008B50A8" w:rsidRDefault="00473DF8">
            <w:pPr>
              <w:spacing w:before="40" w:after="40"/>
            </w:pPr>
            <w:r>
              <w:rPr>
                <w:color w:val="000000"/>
                <w:sz w:val="17"/>
                <w:szCs w:val="17"/>
              </w:rPr>
              <w:t>4</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82D85E" w14:textId="77777777" w:rsidR="008B50A8" w:rsidRDefault="00473DF8">
            <w:pPr>
              <w:spacing w:before="40" w:after="40"/>
            </w:pPr>
            <w:r>
              <w:rPr>
                <w:color w:val="000000"/>
                <w:sz w:val="17"/>
                <w:szCs w:val="17"/>
              </w:rPr>
              <w:t>CRITICAL: Disable any batch jobs that TARGET primary-site resources or DB connections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AB336D6" w14:textId="77777777" w:rsidR="008B50A8" w:rsidRDefault="00473DF8">
            <w:pPr>
              <w:spacing w:before="40" w:after="40"/>
            </w:pPr>
            <w:r>
              <w:rPr>
                <w:color w:val="000000"/>
                <w:sz w:val="17"/>
                <w:szCs w:val="17"/>
              </w:rPr>
              <w:t>ctm config server:batch disable &lt;job&gt;</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84B7B6C" w14:textId="77777777" w:rsidR="008B50A8" w:rsidRDefault="00473DF8">
            <w:pPr>
              <w:spacing w:before="40" w:after="40"/>
            </w:pPr>
            <w:r>
              <w:rPr>
                <w:color w:val="000000"/>
                <w:sz w:val="17"/>
                <w:szCs w:val="17"/>
              </w:rPr>
              <w:t>Batch Admin + App Lead</w:t>
            </w:r>
          </w:p>
        </w:tc>
      </w:tr>
      <w:tr w:rsidR="008B50A8" w14:paraId="515A147E"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E56686" w14:textId="77777777" w:rsidR="008B50A8" w:rsidRDefault="00473DF8">
            <w:pPr>
              <w:spacing w:before="40" w:after="40"/>
            </w:pPr>
            <w:r>
              <w:rPr>
                <w:color w:val="000000"/>
                <w:sz w:val="17"/>
                <w:szCs w:val="17"/>
              </w:rPr>
              <w:t>5</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9B1D2F" w14:textId="77777777" w:rsidR="008B50A8" w:rsidRDefault="00473DF8">
            <w:pPr>
              <w:spacing w:before="40" w:after="40"/>
            </w:pPr>
            <w:r>
              <w:rPr>
                <w:color w:val="000000"/>
                <w:sz w:val="17"/>
                <w:szCs w:val="17"/>
              </w:rPr>
              <w:t>Update all job definitions with DR site resource targets (DB endpoints, file paths, UNC paths)</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ABB93AE" w14:textId="77777777" w:rsidR="008B50A8" w:rsidRDefault="00473DF8">
            <w:pPr>
              <w:spacing w:before="40" w:after="40"/>
            </w:pPr>
            <w:r>
              <w:rPr>
                <w:color w:val="000000"/>
                <w:sz w:val="17"/>
                <w:szCs w:val="17"/>
              </w:rPr>
              <w:t>CTM Edit in EM / XML edit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1D3A80" w14:textId="77777777" w:rsidR="008B50A8" w:rsidRDefault="00473DF8">
            <w:pPr>
              <w:spacing w:before="40" w:after="40"/>
            </w:pPr>
            <w:r>
              <w:rPr>
                <w:color w:val="000000"/>
                <w:sz w:val="17"/>
                <w:szCs w:val="17"/>
              </w:rPr>
              <w:t>Batch Admin + DBA</w:t>
            </w:r>
          </w:p>
        </w:tc>
      </w:tr>
      <w:tr w:rsidR="008B50A8" w14:paraId="481D9896"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7D1175E" w14:textId="77777777" w:rsidR="008B50A8" w:rsidRDefault="00473DF8">
            <w:pPr>
              <w:spacing w:before="40" w:after="40"/>
            </w:pPr>
            <w:r>
              <w:rPr>
                <w:color w:val="000000"/>
                <w:sz w:val="17"/>
                <w:szCs w:val="17"/>
              </w:rPr>
              <w:t>6</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7A32B5" w14:textId="77777777" w:rsidR="008B50A8" w:rsidRDefault="00473DF8">
            <w:pPr>
              <w:spacing w:before="40" w:after="40"/>
            </w:pPr>
            <w:r>
              <w:rPr>
                <w:color w:val="000000"/>
                <w:sz w:val="17"/>
                <w:szCs w:val="17"/>
              </w:rPr>
              <w:t>Configure Control-M for z/OS agent on DR z/OS LPAR</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F8477C" w14:textId="77777777" w:rsidR="008B50A8" w:rsidRDefault="00473DF8">
            <w:pPr>
              <w:spacing w:before="40" w:after="40"/>
            </w:pPr>
            <w:r>
              <w:rPr>
                <w:color w:val="000000"/>
                <w:sz w:val="17"/>
                <w:szCs w:val="17"/>
              </w:rPr>
              <w:t>zOS: CTMLIST / CTMIM</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4DB3217" w14:textId="77777777" w:rsidR="008B50A8" w:rsidRDefault="00473DF8">
            <w:pPr>
              <w:spacing w:before="40" w:after="40"/>
            </w:pPr>
            <w:r>
              <w:rPr>
                <w:color w:val="000000"/>
                <w:sz w:val="17"/>
                <w:szCs w:val="17"/>
              </w:rPr>
              <w:t>Batch Admin + Mainframe</w:t>
            </w:r>
          </w:p>
        </w:tc>
      </w:tr>
      <w:tr w:rsidR="008B50A8" w14:paraId="1AC50F81"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273927A" w14:textId="77777777" w:rsidR="008B50A8" w:rsidRDefault="00473DF8">
            <w:pPr>
              <w:spacing w:before="40" w:after="40"/>
            </w:pPr>
            <w:r>
              <w:rPr>
                <w:color w:val="000000"/>
                <w:sz w:val="17"/>
                <w:szCs w:val="17"/>
              </w:rPr>
              <w:t>7</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C71FF3" w14:textId="77777777" w:rsidR="008B50A8" w:rsidRDefault="00473DF8">
            <w:pPr>
              <w:spacing w:before="40" w:after="40"/>
            </w:pPr>
            <w:r>
              <w:rPr>
                <w:color w:val="000000"/>
                <w:sz w:val="17"/>
                <w:szCs w:val="17"/>
              </w:rPr>
              <w:t>Configure Control-M for iSeries agent on DR IBM i partition</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02167A5" w14:textId="77777777" w:rsidR="008B50A8" w:rsidRDefault="00473DF8">
            <w:pPr>
              <w:spacing w:before="40" w:after="40"/>
            </w:pPr>
            <w:r>
              <w:rPr>
                <w:color w:val="000000"/>
                <w:sz w:val="17"/>
                <w:szCs w:val="17"/>
              </w:rPr>
              <w:t>IBM i: ADDCTMAGENT</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9211E3" w14:textId="77777777" w:rsidR="008B50A8" w:rsidRDefault="00473DF8">
            <w:pPr>
              <w:spacing w:before="40" w:after="40"/>
            </w:pPr>
            <w:r>
              <w:rPr>
                <w:color w:val="000000"/>
                <w:sz w:val="17"/>
                <w:szCs w:val="17"/>
              </w:rPr>
              <w:t>Batch Admin + IBM i</w:t>
            </w:r>
          </w:p>
        </w:tc>
      </w:tr>
      <w:tr w:rsidR="008B50A8" w14:paraId="2D77570D"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F079C5" w14:textId="77777777" w:rsidR="008B50A8" w:rsidRDefault="00473DF8">
            <w:pPr>
              <w:spacing w:before="40" w:after="40"/>
            </w:pPr>
            <w:r>
              <w:rPr>
                <w:color w:val="000000"/>
                <w:sz w:val="17"/>
                <w:szCs w:val="17"/>
              </w:rPr>
              <w:t>8</w:t>
            </w:r>
          </w:p>
        </w:tc>
        <w:tc>
          <w:tcPr>
            <w:tcW w:w="5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7C2CFE" w14:textId="77777777" w:rsidR="008B50A8" w:rsidRDefault="00473DF8">
            <w:pPr>
              <w:spacing w:before="40" w:after="40"/>
            </w:pPr>
            <w:r>
              <w:rPr>
                <w:color w:val="000000"/>
                <w:sz w:val="17"/>
                <w:szCs w:val="17"/>
              </w:rPr>
              <w:t>Set New Day date/order date correctly (DO NOT restart already-completed jobs)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D6EF7A" w14:textId="77777777" w:rsidR="008B50A8" w:rsidRDefault="00473DF8">
            <w:pPr>
              <w:spacing w:before="40" w:after="40"/>
            </w:pPr>
            <w:r>
              <w:rPr>
                <w:color w:val="000000"/>
                <w:sz w:val="17"/>
                <w:szCs w:val="17"/>
              </w:rPr>
              <w:t>ctm config activenet set_odate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AE080B" w14:textId="77777777" w:rsidR="008B50A8" w:rsidRDefault="00473DF8">
            <w:pPr>
              <w:spacing w:before="40" w:after="40"/>
            </w:pPr>
            <w:r>
              <w:rPr>
                <w:color w:val="000000"/>
                <w:sz w:val="17"/>
                <w:szCs w:val="17"/>
              </w:rPr>
              <w:t>Batch Admin</w:t>
            </w:r>
          </w:p>
        </w:tc>
      </w:tr>
      <w:tr w:rsidR="008B50A8" w14:paraId="3521B315"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536B62" w14:textId="77777777" w:rsidR="008B50A8" w:rsidRDefault="00473DF8">
            <w:pPr>
              <w:spacing w:before="40" w:after="40"/>
            </w:pPr>
            <w:r>
              <w:rPr>
                <w:color w:val="000000"/>
                <w:sz w:val="17"/>
                <w:szCs w:val="17"/>
              </w:rPr>
              <w:t>9</w:t>
            </w:r>
          </w:p>
        </w:tc>
        <w:tc>
          <w:tcPr>
            <w:tcW w:w="5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4B6A63" w14:textId="77777777" w:rsidR="008B50A8" w:rsidRDefault="00473DF8">
            <w:pPr>
              <w:spacing w:before="40" w:after="40"/>
            </w:pPr>
            <w:r>
              <w:rPr>
                <w:color w:val="000000"/>
                <w:sz w:val="17"/>
                <w:szCs w:val="17"/>
              </w:rPr>
              <w:t>Start with critical batch jobs only; obtain business sign-off before releasing full schedule</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3D455C" w14:textId="77777777" w:rsidR="008B50A8" w:rsidRDefault="00473DF8">
            <w:pPr>
              <w:spacing w:before="40" w:after="40"/>
            </w:pPr>
            <w:r>
              <w:rPr>
                <w:color w:val="000000"/>
                <w:sz w:val="17"/>
                <w:szCs w:val="17"/>
              </w:rPr>
              <w:t>CTM Order/Force</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9ABBC0" w14:textId="77777777" w:rsidR="008B50A8" w:rsidRDefault="00473DF8">
            <w:pPr>
              <w:spacing w:before="40" w:after="40"/>
            </w:pPr>
            <w:r>
              <w:rPr>
                <w:color w:val="000000"/>
                <w:sz w:val="17"/>
                <w:szCs w:val="17"/>
              </w:rPr>
              <w:t>Batch Admin + Business</w:t>
            </w:r>
          </w:p>
        </w:tc>
      </w:tr>
    </w:tbl>
    <w:p w14:paraId="68DFE9B1"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A0ACE27" w14:textId="77777777">
        <w:tc>
          <w:tcPr>
            <w:tcW w:w="9360" w:type="dxa"/>
            <w:tcBorders>
              <w:top w:val="single" w:sz="6" w:space="0" w:color="C00000"/>
              <w:left w:val="single" w:sz="6" w:space="0" w:color="C00000"/>
              <w:bottom w:val="single" w:sz="6" w:space="0" w:color="C00000"/>
              <w:right w:val="single" w:sz="6" w:space="0" w:color="C00000"/>
            </w:tcBorders>
            <w:shd w:val="clear" w:color="auto" w:fill="FAD7D7"/>
            <w:tcMar>
              <w:top w:w="100" w:type="dxa"/>
              <w:left w:w="160" w:type="dxa"/>
              <w:bottom w:w="100" w:type="dxa"/>
              <w:right w:w="160" w:type="dxa"/>
            </w:tcMar>
          </w:tcPr>
          <w:p w14:paraId="71152CED" w14:textId="77777777" w:rsidR="008B50A8" w:rsidRDefault="00473DF8">
            <w:pPr>
              <w:spacing w:before="40" w:after="20"/>
            </w:pPr>
            <w:r>
              <w:rPr>
                <w:b/>
                <w:bCs/>
                <w:color w:val="C00000"/>
                <w:sz w:val="19"/>
                <w:szCs w:val="19"/>
              </w:rPr>
              <w:t>CRITICAL — Duplicate Job Prevention</w:t>
            </w:r>
          </w:p>
          <w:p w14:paraId="54696314" w14:textId="77777777" w:rsidR="008B50A8" w:rsidRDefault="00473DF8">
            <w:pPr>
              <w:spacing w:before="20" w:after="40"/>
            </w:pPr>
            <w:r>
              <w:rPr>
                <w:color w:val="000000"/>
              </w:rPr>
              <w:t>Before releasing any batch jobs at DR site, confirm with business teams which jobs have ALREADY COMPLETED on the primary site for the current business day. Running duplicate batch cycles (especially financial postings, GL closes, billing) can cause irreversible data corruption.</w:t>
            </w:r>
          </w:p>
        </w:tc>
      </w:tr>
    </w:tbl>
    <w:p w14:paraId="3B93B0D8" w14:textId="77777777" w:rsidR="008B50A8" w:rsidRDefault="008B50A8">
      <w:pPr>
        <w:spacing w:before="80" w:after="80"/>
      </w:pPr>
    </w:p>
    <w:p w14:paraId="2BF41FEB" w14:textId="77777777" w:rsidR="008B50A8" w:rsidRDefault="00473DF8">
      <w:pPr>
        <w:pStyle w:val="Heading3"/>
      </w:pPr>
      <w:r>
        <w:t>Validation Checks — VC-9</w:t>
      </w:r>
    </w:p>
    <w:p w14:paraId="4F793EDB" w14:textId="77777777" w:rsidR="008B50A8" w:rsidRDefault="00473DF8">
      <w:pPr>
        <w:pStyle w:val="ListParagraph"/>
        <w:numPr>
          <w:ilvl w:val="0"/>
          <w:numId w:val="2"/>
        </w:numPr>
        <w:spacing w:before="40" w:after="40"/>
      </w:pPr>
      <w:r>
        <w:t>Control-M/EM console showing all agents Connected</w:t>
      </w:r>
    </w:p>
    <w:p w14:paraId="796D3225" w14:textId="77777777" w:rsidR="008B50A8" w:rsidRDefault="00473DF8">
      <w:pPr>
        <w:pStyle w:val="ListParagraph"/>
        <w:numPr>
          <w:ilvl w:val="0"/>
          <w:numId w:val="2"/>
        </w:numPr>
        <w:spacing w:before="40" w:after="40"/>
      </w:pPr>
      <w:r>
        <w:t>Critical batch job definitions imported and targeting DR resources</w:t>
      </w:r>
    </w:p>
    <w:p w14:paraId="6D29A66E" w14:textId="77777777" w:rsidR="008B50A8" w:rsidRDefault="00473DF8">
      <w:pPr>
        <w:pStyle w:val="ListParagraph"/>
        <w:numPr>
          <w:ilvl w:val="0"/>
          <w:numId w:val="2"/>
        </w:numPr>
        <w:spacing w:before="40" w:after="40"/>
      </w:pPr>
      <w:r>
        <w:t>No duplicate jobs running on both primary and DR environments</w:t>
      </w:r>
    </w:p>
    <w:p w14:paraId="71E2C6DD" w14:textId="77777777" w:rsidR="008B50A8" w:rsidRDefault="00473DF8">
      <w:pPr>
        <w:pStyle w:val="ListParagraph"/>
        <w:numPr>
          <w:ilvl w:val="0"/>
          <w:numId w:val="2"/>
        </w:numPr>
        <w:spacing w:before="40" w:after="40"/>
      </w:pPr>
      <w:r>
        <w:t>First critical batch job executed successfully end-to-end as proof-of-concept</w:t>
      </w:r>
    </w:p>
    <w:p w14:paraId="23F404B2" w14:textId="77777777" w:rsidR="008B50A8" w:rsidRDefault="00473DF8">
      <w:r>
        <w:br w:type="page"/>
      </w:r>
    </w:p>
    <w:p w14:paraId="6364F69B" w14:textId="77777777" w:rsidR="008B50A8" w:rsidRDefault="00473DF8">
      <w:pPr>
        <w:pStyle w:val="Heading1"/>
        <w:pBdr>
          <w:bottom w:val="single" w:sz="8" w:space="4" w:color="2E5FAC"/>
        </w:pBdr>
      </w:pPr>
      <w:r>
        <w:t>Section 7 — Dependency Mapping &amp; Application Grouping</w:t>
      </w:r>
    </w:p>
    <w:p w14:paraId="33557F43" w14:textId="77777777" w:rsidR="008B50A8" w:rsidRDefault="00473DF8">
      <w:pPr>
        <w:pStyle w:val="Heading2"/>
      </w:pPr>
      <w:r>
        <w:t>7.1  Tier-wise Recovery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800"/>
        <w:gridCol w:w="2000"/>
        <w:gridCol w:w="2860"/>
      </w:tblGrid>
      <w:tr w:rsidR="008B50A8" w14:paraId="54D768FC"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1FFF6D7" w14:textId="77777777" w:rsidR="008B50A8" w:rsidRDefault="00473DF8">
            <w:pPr>
              <w:spacing w:before="40" w:after="40"/>
            </w:pPr>
            <w:r>
              <w:rPr>
                <w:b/>
                <w:bCs/>
                <w:color w:val="FFFFFF"/>
              </w:rPr>
              <w:t>Tier</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3AD9D94" w14:textId="77777777" w:rsidR="008B50A8" w:rsidRDefault="00473DF8">
            <w:pPr>
              <w:spacing w:before="40" w:after="40"/>
            </w:pPr>
            <w:r>
              <w:rPr>
                <w:b/>
                <w:bCs/>
                <w:color w:val="FFFFFF"/>
              </w:rPr>
              <w:t>Application Group</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682F9D4" w14:textId="77777777" w:rsidR="008B50A8" w:rsidRDefault="00473DF8">
            <w:pPr>
              <w:spacing w:before="40" w:after="40"/>
            </w:pPr>
            <w:r>
              <w:rPr>
                <w:b/>
                <w:bCs/>
                <w:color w:val="FFFFFF"/>
              </w:rPr>
              <w:t>Upstream Dependencies</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9B7034B" w14:textId="77777777" w:rsidR="008B50A8" w:rsidRDefault="00473DF8">
            <w:pPr>
              <w:spacing w:before="40" w:after="40"/>
            </w:pPr>
            <w:r>
              <w:rPr>
                <w:b/>
                <w:bCs/>
                <w:color w:val="FFFFFF"/>
              </w:rPr>
              <w:t>Downstream Dependents</w:t>
            </w:r>
          </w:p>
        </w:tc>
        <w:tc>
          <w:tcPr>
            <w:tcW w:w="28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D0646CF" w14:textId="77777777" w:rsidR="008B50A8" w:rsidRDefault="00473DF8">
            <w:pPr>
              <w:spacing w:before="40" w:after="40"/>
            </w:pPr>
            <w:r>
              <w:rPr>
                <w:b/>
                <w:bCs/>
                <w:color w:val="FFFFFF"/>
              </w:rPr>
              <w:t>Recovery Wave</w:t>
            </w:r>
          </w:p>
        </w:tc>
      </w:tr>
      <w:tr w:rsidR="008B50A8" w14:paraId="36DFA7D6" w14:textId="77777777">
        <w:tc>
          <w:tcPr>
            <w:tcW w:w="9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6E37A10" w14:textId="77777777" w:rsidR="008B50A8" w:rsidRDefault="00473DF8">
            <w:pPr>
              <w:spacing w:before="40" w:after="40"/>
            </w:pPr>
            <w:r>
              <w:rPr>
                <w:color w:val="000000"/>
                <w:sz w:val="17"/>
                <w:szCs w:val="17"/>
              </w:rPr>
              <w:t>Tier 0</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3FCEB4F1" w14:textId="77777777" w:rsidR="008B50A8" w:rsidRDefault="00473DF8">
            <w:pPr>
              <w:spacing w:before="40" w:after="40"/>
            </w:pPr>
            <w:r>
              <w:rPr>
                <w:color w:val="000000"/>
                <w:sz w:val="17"/>
                <w:szCs w:val="17"/>
              </w:rPr>
              <w:t>Core Banking, Payment GW</w:t>
            </w:r>
          </w:p>
        </w:tc>
        <w:tc>
          <w:tcPr>
            <w:tcW w:w="18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800686D" w14:textId="77777777" w:rsidR="008B50A8" w:rsidRDefault="00473DF8">
            <w:pPr>
              <w:spacing w:before="40" w:after="40"/>
            </w:pPr>
            <w:r>
              <w:rPr>
                <w:color w:val="000000"/>
                <w:sz w:val="17"/>
                <w:szCs w:val="17"/>
              </w:rPr>
              <w:t>Storage, Network, AD, Oracle Exadata</w:t>
            </w:r>
          </w:p>
        </w:tc>
        <w:tc>
          <w:tcPr>
            <w:tcW w:w="20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42B3067F" w14:textId="77777777" w:rsidR="008B50A8" w:rsidRDefault="00473DF8">
            <w:pPr>
              <w:spacing w:before="40" w:after="40"/>
            </w:pPr>
            <w:r>
              <w:rPr>
                <w:color w:val="000000"/>
                <w:sz w:val="17"/>
                <w:szCs w:val="17"/>
              </w:rPr>
              <w:t>ERP, CRM, Customer Portal</w:t>
            </w:r>
          </w:p>
        </w:tc>
        <w:tc>
          <w:tcPr>
            <w:tcW w:w="28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690D1B5D" w14:textId="77777777" w:rsidR="008B50A8" w:rsidRDefault="00473DF8">
            <w:pPr>
              <w:spacing w:before="40" w:after="40"/>
            </w:pPr>
            <w:r>
              <w:rPr>
                <w:color w:val="000000"/>
                <w:sz w:val="17"/>
                <w:szCs w:val="17"/>
              </w:rPr>
              <w:t>Wave 1 (0–4 hrs)</w:t>
            </w:r>
          </w:p>
        </w:tc>
      </w:tr>
      <w:tr w:rsidR="008B50A8" w14:paraId="0685C49F" w14:textId="77777777">
        <w:tc>
          <w:tcPr>
            <w:tcW w:w="9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D36898B" w14:textId="77777777" w:rsidR="008B50A8" w:rsidRDefault="00473DF8">
            <w:pPr>
              <w:spacing w:before="40" w:after="40"/>
            </w:pPr>
            <w:r>
              <w:rPr>
                <w:color w:val="000000"/>
                <w:sz w:val="17"/>
                <w:szCs w:val="17"/>
              </w:rPr>
              <w:t>Tier 1</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0477A4D" w14:textId="77777777" w:rsidR="008B50A8" w:rsidRDefault="00473DF8">
            <w:pPr>
              <w:spacing w:before="40" w:after="40"/>
            </w:pPr>
            <w:r>
              <w:rPr>
                <w:color w:val="000000"/>
                <w:sz w:val="17"/>
                <w:szCs w:val="17"/>
              </w:rPr>
              <w:t>ERP, CRM, Customer Portal</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12BCFE4" w14:textId="77777777" w:rsidR="008B50A8" w:rsidRDefault="00473DF8">
            <w:pPr>
              <w:spacing w:before="40" w:after="40"/>
            </w:pPr>
            <w:r>
              <w:rPr>
                <w:color w:val="000000"/>
                <w:sz w:val="17"/>
                <w:szCs w:val="17"/>
              </w:rPr>
              <w:t>WAS, SQL Server, Oracle, DNS, AD</w:t>
            </w:r>
          </w:p>
        </w:tc>
        <w:tc>
          <w:tcPr>
            <w:tcW w:w="2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8D3114F" w14:textId="77777777" w:rsidR="008B50A8" w:rsidRDefault="00473DF8">
            <w:pPr>
              <w:spacing w:before="40" w:after="40"/>
            </w:pPr>
            <w:r>
              <w:rPr>
                <w:color w:val="000000"/>
                <w:sz w:val="17"/>
                <w:szCs w:val="17"/>
              </w:rPr>
              <w:t>HR, Reporting, Batch</w:t>
            </w:r>
          </w:p>
        </w:tc>
        <w:tc>
          <w:tcPr>
            <w:tcW w:w="28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44BAF03" w14:textId="77777777" w:rsidR="008B50A8" w:rsidRDefault="00473DF8">
            <w:pPr>
              <w:spacing w:before="40" w:after="40"/>
            </w:pPr>
            <w:r>
              <w:rPr>
                <w:color w:val="000000"/>
                <w:sz w:val="17"/>
                <w:szCs w:val="17"/>
              </w:rPr>
              <w:t>Wave 2 (4–8 hrs)</w:t>
            </w:r>
          </w:p>
        </w:tc>
      </w:tr>
      <w:tr w:rsidR="008B50A8" w14:paraId="17CFA281" w14:textId="77777777">
        <w:tc>
          <w:tcPr>
            <w:tcW w:w="9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D4BE45" w14:textId="77777777" w:rsidR="008B50A8" w:rsidRDefault="00473DF8">
            <w:pPr>
              <w:spacing w:before="40" w:after="40"/>
            </w:pPr>
            <w:r>
              <w:rPr>
                <w:color w:val="000000"/>
                <w:sz w:val="17"/>
                <w:szCs w:val="17"/>
              </w:rPr>
              <w:t>Tier 2</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0944F99" w14:textId="77777777" w:rsidR="008B50A8" w:rsidRDefault="00473DF8">
            <w:pPr>
              <w:spacing w:before="40" w:after="40"/>
            </w:pPr>
            <w:r>
              <w:rPr>
                <w:color w:val="000000"/>
                <w:sz w:val="17"/>
                <w:szCs w:val="17"/>
              </w:rPr>
              <w:t>HR, Reporting, BI</w:t>
            </w:r>
          </w:p>
        </w:tc>
        <w:tc>
          <w:tcPr>
            <w:tcW w:w="18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BE5960" w14:textId="77777777" w:rsidR="008B50A8" w:rsidRDefault="00473DF8">
            <w:pPr>
              <w:spacing w:before="40" w:after="40"/>
            </w:pPr>
            <w:r>
              <w:rPr>
                <w:color w:val="000000"/>
                <w:sz w:val="17"/>
                <w:szCs w:val="17"/>
              </w:rPr>
              <w:t>AD, SQL Server, Tier-1 Apps</w:t>
            </w:r>
          </w:p>
        </w:tc>
        <w:tc>
          <w:tcPr>
            <w:tcW w:w="20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577ABF1" w14:textId="77777777" w:rsidR="008B50A8" w:rsidRDefault="00473DF8">
            <w:pPr>
              <w:spacing w:before="40" w:after="40"/>
            </w:pPr>
            <w:r>
              <w:rPr>
                <w:color w:val="000000"/>
                <w:sz w:val="17"/>
                <w:szCs w:val="17"/>
              </w:rPr>
              <w:t>None (terminal tier)</w:t>
            </w:r>
          </w:p>
        </w:tc>
        <w:tc>
          <w:tcPr>
            <w:tcW w:w="28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B0C0959" w14:textId="77777777" w:rsidR="008B50A8" w:rsidRDefault="00473DF8">
            <w:pPr>
              <w:spacing w:before="40" w:after="40"/>
            </w:pPr>
            <w:r>
              <w:rPr>
                <w:color w:val="000000"/>
                <w:sz w:val="17"/>
                <w:szCs w:val="17"/>
              </w:rPr>
              <w:t>Wave 3 (8–24 hrs)</w:t>
            </w:r>
          </w:p>
        </w:tc>
      </w:tr>
      <w:tr w:rsidR="008B50A8" w14:paraId="5E2F56FD" w14:textId="77777777">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399FC6B" w14:textId="77777777" w:rsidR="008B50A8" w:rsidRDefault="00473DF8">
            <w:pPr>
              <w:spacing w:before="40" w:after="40"/>
            </w:pPr>
            <w:r>
              <w:rPr>
                <w:color w:val="000000"/>
                <w:sz w:val="17"/>
                <w:szCs w:val="17"/>
              </w:rPr>
              <w:t>Tier 3</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754846" w14:textId="77777777" w:rsidR="008B50A8" w:rsidRDefault="00473DF8">
            <w:pPr>
              <w:spacing w:before="40" w:after="40"/>
            </w:pPr>
            <w:r>
              <w:rPr>
                <w:color w:val="000000"/>
                <w:sz w:val="17"/>
                <w:szCs w:val="17"/>
              </w:rPr>
              <w:t>Dev/Test Mirrors, Archive</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627022" w14:textId="77777777" w:rsidR="008B50A8" w:rsidRDefault="00473DF8">
            <w:pPr>
              <w:spacing w:before="40" w:after="40"/>
            </w:pPr>
            <w:r>
              <w:rPr>
                <w:color w:val="000000"/>
                <w:sz w:val="17"/>
                <w:szCs w:val="17"/>
              </w:rPr>
              <w:t>Storage only</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74A5DE" w14:textId="77777777" w:rsidR="008B50A8" w:rsidRDefault="00473DF8">
            <w:pPr>
              <w:spacing w:before="40" w:after="40"/>
            </w:pPr>
            <w:r>
              <w:rPr>
                <w:color w:val="000000"/>
                <w:sz w:val="17"/>
                <w:szCs w:val="17"/>
              </w:rPr>
              <w:t>None</w:t>
            </w:r>
          </w:p>
        </w:tc>
        <w:tc>
          <w:tcPr>
            <w:tcW w:w="2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C0BDD23" w14:textId="77777777" w:rsidR="008B50A8" w:rsidRDefault="00473DF8">
            <w:pPr>
              <w:spacing w:before="40" w:after="40"/>
            </w:pPr>
            <w:r>
              <w:rPr>
                <w:color w:val="000000"/>
                <w:sz w:val="17"/>
                <w:szCs w:val="17"/>
              </w:rPr>
              <w:t>Wave 4 (24–48 hrs)</w:t>
            </w:r>
          </w:p>
        </w:tc>
      </w:tr>
    </w:tbl>
    <w:p w14:paraId="5929087E" w14:textId="77777777" w:rsidR="008B50A8" w:rsidRDefault="008B50A8">
      <w:pPr>
        <w:spacing w:before="80" w:after="80"/>
      </w:pPr>
    </w:p>
    <w:p w14:paraId="1637A8C9" w14:textId="77777777" w:rsidR="008B50A8" w:rsidRDefault="00473DF8">
      <w:pPr>
        <w:pStyle w:val="Heading2"/>
      </w:pPr>
      <w:r>
        <w:t>7.2  Critical Dependency Chain</w:t>
      </w:r>
    </w:p>
    <w:p w14:paraId="7052E6C8" w14:textId="77777777" w:rsidR="008B50A8" w:rsidRDefault="00473DF8">
      <w:pPr>
        <w:spacing w:before="60" w:after="60"/>
      </w:pPr>
      <w:r>
        <w:rPr>
          <w:color w:val="000000"/>
        </w:rPr>
        <w:t>The following chain represents the minimum dependency path for Tier-0 recovery. Any break in this chain stops recovery:</w:t>
      </w:r>
    </w:p>
    <w:p w14:paraId="376C769A"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3CD895AE"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570EB3CE" w14:textId="77777777" w:rsidR="008B50A8" w:rsidRDefault="00473DF8">
            <w:pPr>
              <w:spacing w:before="60" w:after="20"/>
              <w:jc w:val="center"/>
            </w:pPr>
            <w:r>
              <w:rPr>
                <w:color w:val="1B2A4A"/>
              </w:rPr>
              <w:t>Storage (SAN LUNs) → ESXi Hosts → Network Fabric → Firewall → DNS → AD → Oracle/Exadata → WebSphere → Core Banking App → Payment Gateway</w:t>
            </w:r>
          </w:p>
          <w:p w14:paraId="6A14D913" w14:textId="77777777" w:rsidR="008B50A8" w:rsidRDefault="00473DF8">
            <w:pPr>
              <w:spacing w:before="20" w:after="60"/>
              <w:jc w:val="center"/>
            </w:pPr>
            <w:r>
              <w:rPr>
                <w:i/>
                <w:iCs/>
                <w:color w:val="595959"/>
                <w:sz w:val="16"/>
                <w:szCs w:val="16"/>
              </w:rPr>
              <w:t>Each arrow represents a hard dependency. Parallel tracks: Mainframe chain runs independently alongside the above.</w:t>
            </w:r>
          </w:p>
        </w:tc>
      </w:tr>
    </w:tbl>
    <w:p w14:paraId="5BF2FDA4" w14:textId="77777777" w:rsidR="008B50A8" w:rsidRDefault="00473DF8">
      <w:r>
        <w:br w:type="page"/>
      </w:r>
    </w:p>
    <w:p w14:paraId="13F956B8" w14:textId="77777777" w:rsidR="008B50A8" w:rsidRDefault="00473DF8">
      <w:pPr>
        <w:pStyle w:val="Heading1"/>
        <w:pBdr>
          <w:bottom w:val="single" w:sz="8" w:space="4" w:color="2E5FAC"/>
        </w:pBdr>
      </w:pPr>
      <w:r>
        <w:t>Section 8 — Validation &amp; Sign-off</w:t>
      </w:r>
    </w:p>
    <w:p w14:paraId="5F809806" w14:textId="77777777" w:rsidR="008B50A8" w:rsidRDefault="00473DF8">
      <w:pPr>
        <w:pStyle w:val="Heading2"/>
      </w:pPr>
      <w:r>
        <w:t>8.1  Technical Validation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1000"/>
        <w:gridCol w:w="1860"/>
      </w:tblGrid>
      <w:tr w:rsidR="008B50A8" w14:paraId="4B4D6950" w14:textId="77777777">
        <w:trPr>
          <w:tblHeader/>
        </w:trPr>
        <w:tc>
          <w:tcPr>
            <w:tcW w:w="4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3550D72" w14:textId="77777777" w:rsidR="008B50A8" w:rsidRDefault="00473DF8">
            <w:pPr>
              <w:spacing w:before="40" w:after="40"/>
            </w:pPr>
            <w:r>
              <w:rPr>
                <w:b/>
                <w:bCs/>
                <w:color w:val="FFFFFF"/>
              </w:rPr>
              <w:t>Validation Item</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0F1C480" w14:textId="77777777" w:rsidR="008B50A8" w:rsidRDefault="00473DF8">
            <w:pPr>
              <w:spacing w:before="40" w:after="40"/>
            </w:pPr>
            <w:r>
              <w:rPr>
                <w:b/>
                <w:bCs/>
                <w:color w:val="FFFFFF"/>
              </w:rPr>
              <w:t>Responsible Team</w:t>
            </w:r>
          </w:p>
        </w:tc>
        <w:tc>
          <w:tcPr>
            <w:tcW w:w="1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60C4687" w14:textId="77777777" w:rsidR="008B50A8" w:rsidRDefault="00473DF8">
            <w:pPr>
              <w:spacing w:before="40" w:after="40"/>
            </w:pPr>
            <w:r>
              <w:rPr>
                <w:b/>
                <w:bCs/>
                <w:color w:val="FFFFFF"/>
              </w:rPr>
              <w:t>Status</w:t>
            </w:r>
          </w:p>
        </w:tc>
        <w:tc>
          <w:tcPr>
            <w:tcW w:w="18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FFA95AF" w14:textId="77777777" w:rsidR="008B50A8" w:rsidRDefault="00473DF8">
            <w:pPr>
              <w:spacing w:before="40" w:after="40"/>
            </w:pPr>
            <w:r>
              <w:rPr>
                <w:b/>
                <w:bCs/>
                <w:color w:val="FFFFFF"/>
              </w:rPr>
              <w:t>Sign-off</w:t>
            </w:r>
          </w:p>
        </w:tc>
      </w:tr>
      <w:tr w:rsidR="008B50A8" w14:paraId="0104AE75"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CDFCF3" w14:textId="77777777" w:rsidR="008B50A8" w:rsidRDefault="00473DF8">
            <w:pPr>
              <w:spacing w:before="40" w:after="40"/>
            </w:pPr>
            <w:r>
              <w:rPr>
                <w:color w:val="000000"/>
                <w:sz w:val="17"/>
                <w:szCs w:val="17"/>
              </w:rPr>
              <w:t>Storage: All Tier-0/1 LUNs mounted and consistent</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6DDCC8" w14:textId="77777777" w:rsidR="008B50A8" w:rsidRDefault="00473DF8">
            <w:pPr>
              <w:spacing w:before="40" w:after="40"/>
            </w:pPr>
            <w:r>
              <w:rPr>
                <w:color w:val="000000"/>
                <w:sz w:val="17"/>
                <w:szCs w:val="17"/>
              </w:rPr>
              <w:t>Storage Team</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1BBAAB7"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79101F4" w14:textId="77777777" w:rsidR="008B50A8" w:rsidRDefault="008B50A8">
            <w:pPr>
              <w:spacing w:before="40" w:after="40"/>
            </w:pPr>
          </w:p>
        </w:tc>
      </w:tr>
      <w:tr w:rsidR="008B50A8" w14:paraId="4BAE2974"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BA5768D" w14:textId="77777777" w:rsidR="008B50A8" w:rsidRDefault="00473DF8">
            <w:pPr>
              <w:spacing w:before="40" w:after="40"/>
            </w:pPr>
            <w:r>
              <w:rPr>
                <w:color w:val="000000"/>
                <w:sz w:val="17"/>
                <w:szCs w:val="17"/>
              </w:rPr>
              <w:t>VMware: All Tier-0/1 VMs powered on; no split-brain</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5C1D3F9" w14:textId="77777777" w:rsidR="008B50A8" w:rsidRDefault="00473DF8">
            <w:pPr>
              <w:spacing w:before="40" w:after="40"/>
            </w:pPr>
            <w:r>
              <w:rPr>
                <w:color w:val="000000"/>
                <w:sz w:val="17"/>
                <w:szCs w:val="17"/>
              </w:rPr>
              <w:t>VMware Team</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EDA0C7"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23DE604" w14:textId="77777777" w:rsidR="008B50A8" w:rsidRDefault="008B50A8">
            <w:pPr>
              <w:spacing w:before="40" w:after="40"/>
            </w:pPr>
          </w:p>
        </w:tc>
      </w:tr>
      <w:tr w:rsidR="008B50A8" w14:paraId="1BA9FC71"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7926AC" w14:textId="77777777" w:rsidR="008B50A8" w:rsidRDefault="00473DF8">
            <w:pPr>
              <w:spacing w:before="40" w:after="40"/>
            </w:pPr>
            <w:r>
              <w:rPr>
                <w:color w:val="000000"/>
                <w:sz w:val="17"/>
                <w:szCs w:val="17"/>
              </w:rPr>
              <w:t>Network: BGP routing active; firewall + LB operational</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CD8508" w14:textId="77777777" w:rsidR="008B50A8" w:rsidRDefault="00473DF8">
            <w:pPr>
              <w:spacing w:before="40" w:after="40"/>
            </w:pPr>
            <w:r>
              <w:rPr>
                <w:color w:val="000000"/>
                <w:sz w:val="17"/>
                <w:szCs w:val="17"/>
              </w:rPr>
              <w:t>Network Team</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C7530CA"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DD87A8" w14:textId="77777777" w:rsidR="008B50A8" w:rsidRDefault="008B50A8">
            <w:pPr>
              <w:spacing w:before="40" w:after="40"/>
            </w:pPr>
          </w:p>
        </w:tc>
      </w:tr>
      <w:tr w:rsidR="008B50A8" w14:paraId="41418536"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464EAB" w14:textId="77777777" w:rsidR="008B50A8" w:rsidRDefault="00473DF8">
            <w:pPr>
              <w:spacing w:before="40" w:after="40"/>
            </w:pPr>
            <w:r>
              <w:rPr>
                <w:color w:val="000000"/>
                <w:sz w:val="17"/>
                <w:szCs w:val="17"/>
              </w:rPr>
              <w:t>DNS: All FQDNs resolving to DR site IPs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44EB3D" w14:textId="77777777" w:rsidR="008B50A8" w:rsidRDefault="00473DF8">
            <w:pPr>
              <w:spacing w:before="40" w:after="40"/>
            </w:pPr>
            <w:r>
              <w:rPr>
                <w:color w:val="000000"/>
                <w:sz w:val="17"/>
                <w:szCs w:val="17"/>
              </w:rPr>
              <w:t>DNS Admin</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E0132F7"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0D0339" w14:textId="77777777" w:rsidR="008B50A8" w:rsidRDefault="008B50A8">
            <w:pPr>
              <w:spacing w:before="40" w:after="40"/>
            </w:pPr>
          </w:p>
        </w:tc>
      </w:tr>
      <w:tr w:rsidR="008B50A8" w14:paraId="5E65DC8B"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A04ADA" w14:textId="77777777" w:rsidR="008B50A8" w:rsidRDefault="00473DF8">
            <w:pPr>
              <w:spacing w:before="40" w:after="40"/>
            </w:pPr>
            <w:r>
              <w:rPr>
                <w:color w:val="000000"/>
                <w:sz w:val="17"/>
                <w:szCs w:val="17"/>
              </w:rPr>
              <w:t>AD: FSMO roles on DR DC; replication healthy</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6445B0" w14:textId="77777777" w:rsidR="008B50A8" w:rsidRDefault="00473DF8">
            <w:pPr>
              <w:spacing w:before="40" w:after="40"/>
            </w:pPr>
            <w:r>
              <w:rPr>
                <w:color w:val="000000"/>
                <w:sz w:val="17"/>
                <w:szCs w:val="17"/>
              </w:rPr>
              <w:t>AD Admin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D26F7E"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E0C0698" w14:textId="77777777" w:rsidR="008B50A8" w:rsidRDefault="008B50A8">
            <w:pPr>
              <w:spacing w:before="40" w:after="40"/>
            </w:pPr>
          </w:p>
        </w:tc>
      </w:tr>
      <w:tr w:rsidR="008B50A8" w14:paraId="7F686C49"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CAACEC" w14:textId="77777777" w:rsidR="008B50A8" w:rsidRDefault="00473DF8">
            <w:pPr>
              <w:spacing w:before="40" w:after="40"/>
            </w:pPr>
            <w:r>
              <w:rPr>
                <w:color w:val="000000"/>
                <w:sz w:val="17"/>
                <w:szCs w:val="17"/>
              </w:rPr>
              <w:t>Oracle / Exadata: Primary failover; READ WRITE mode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5886D7" w14:textId="77777777" w:rsidR="008B50A8" w:rsidRDefault="00473DF8">
            <w:pPr>
              <w:spacing w:before="40" w:after="40"/>
            </w:pPr>
            <w:r>
              <w:rPr>
                <w:color w:val="000000"/>
                <w:sz w:val="17"/>
                <w:szCs w:val="17"/>
              </w:rPr>
              <w:t>DBA Team</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39CD48"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58521A5" w14:textId="77777777" w:rsidR="008B50A8" w:rsidRDefault="008B50A8">
            <w:pPr>
              <w:spacing w:before="40" w:after="40"/>
            </w:pPr>
          </w:p>
        </w:tc>
      </w:tr>
      <w:tr w:rsidR="008B50A8" w14:paraId="142FE701"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40F394F" w14:textId="77777777" w:rsidR="008B50A8" w:rsidRDefault="00473DF8">
            <w:pPr>
              <w:spacing w:before="40" w:after="40"/>
            </w:pPr>
            <w:r>
              <w:rPr>
                <w:color w:val="000000"/>
                <w:sz w:val="17"/>
                <w:szCs w:val="17"/>
              </w:rPr>
              <w:t>SQL Server: AG failover; DBCC CHECKDB passed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716713A" w14:textId="77777777" w:rsidR="008B50A8" w:rsidRDefault="00473DF8">
            <w:pPr>
              <w:spacing w:before="40" w:after="40"/>
            </w:pPr>
            <w:r>
              <w:rPr>
                <w:color w:val="000000"/>
                <w:sz w:val="17"/>
                <w:szCs w:val="17"/>
              </w:rPr>
              <w:t>DBA Team</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029CA1"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3FAF2B" w14:textId="77777777" w:rsidR="008B50A8" w:rsidRDefault="008B50A8">
            <w:pPr>
              <w:spacing w:before="40" w:after="40"/>
            </w:pPr>
          </w:p>
        </w:tc>
      </w:tr>
      <w:tr w:rsidR="008B50A8" w14:paraId="1CC95BA9"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CBDD7CD" w14:textId="77777777" w:rsidR="008B50A8" w:rsidRDefault="00473DF8">
            <w:pPr>
              <w:spacing w:before="40" w:after="40"/>
            </w:pPr>
            <w:r>
              <w:rPr>
                <w:color w:val="000000"/>
                <w:sz w:val="17"/>
                <w:szCs w:val="17"/>
              </w:rPr>
              <w:t>DB2: Cluster services active; DB activated</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A0C7D0E" w14:textId="77777777" w:rsidR="008B50A8" w:rsidRDefault="00473DF8">
            <w:pPr>
              <w:spacing w:before="40" w:after="40"/>
            </w:pPr>
            <w:r>
              <w:rPr>
                <w:color w:val="000000"/>
                <w:sz w:val="17"/>
                <w:szCs w:val="17"/>
              </w:rPr>
              <w:t>DBA Team</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267B04"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4A4F19" w14:textId="77777777" w:rsidR="008B50A8" w:rsidRDefault="008B50A8">
            <w:pPr>
              <w:spacing w:before="40" w:after="40"/>
            </w:pPr>
          </w:p>
        </w:tc>
      </w:tr>
      <w:tr w:rsidR="008B50A8" w14:paraId="4864485C"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3CE1352" w14:textId="77777777" w:rsidR="008B50A8" w:rsidRDefault="00473DF8">
            <w:pPr>
              <w:spacing w:before="40" w:after="40"/>
            </w:pPr>
            <w:r>
              <w:rPr>
                <w:color w:val="000000"/>
                <w:sz w:val="17"/>
                <w:szCs w:val="17"/>
              </w:rPr>
              <w:t>WebSphere: All managed servers started; JDBC tests pass</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C82215" w14:textId="77777777" w:rsidR="008B50A8" w:rsidRDefault="00473DF8">
            <w:pPr>
              <w:spacing w:before="40" w:after="40"/>
            </w:pPr>
            <w:r>
              <w:rPr>
                <w:color w:val="000000"/>
                <w:sz w:val="17"/>
                <w:szCs w:val="17"/>
              </w:rPr>
              <w:t>WAS Admin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FD04BAE"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F43A10" w14:textId="77777777" w:rsidR="008B50A8" w:rsidRDefault="008B50A8">
            <w:pPr>
              <w:spacing w:before="40" w:after="40"/>
            </w:pPr>
          </w:p>
        </w:tc>
      </w:tr>
      <w:tr w:rsidR="008B50A8" w14:paraId="632BD3B6"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38D560" w14:textId="77777777" w:rsidR="008B50A8" w:rsidRDefault="00473DF8">
            <w:pPr>
              <w:spacing w:before="40" w:after="40"/>
            </w:pPr>
            <w:r>
              <w:rPr>
                <w:color w:val="000000"/>
                <w:sz w:val="17"/>
                <w:szCs w:val="17"/>
              </w:rPr>
              <w:t>MQ: Queue Manager running; channels active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5EA98F" w14:textId="77777777" w:rsidR="008B50A8" w:rsidRDefault="00473DF8">
            <w:pPr>
              <w:spacing w:before="40" w:after="40"/>
            </w:pPr>
            <w:r>
              <w:rPr>
                <w:color w:val="000000"/>
                <w:sz w:val="17"/>
                <w:szCs w:val="17"/>
              </w:rPr>
              <w:t>MQ Admin</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9B72B8"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8CD749" w14:textId="77777777" w:rsidR="008B50A8" w:rsidRDefault="008B50A8">
            <w:pPr>
              <w:spacing w:before="40" w:after="40"/>
            </w:pPr>
          </w:p>
        </w:tc>
      </w:tr>
      <w:tr w:rsidR="008B50A8" w14:paraId="518A76CF"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65DA8D" w14:textId="77777777" w:rsidR="008B50A8" w:rsidRDefault="00473DF8">
            <w:pPr>
              <w:spacing w:before="40" w:after="40"/>
            </w:pPr>
            <w:r>
              <w:rPr>
                <w:color w:val="000000"/>
                <w:sz w:val="17"/>
                <w:szCs w:val="17"/>
              </w:rPr>
              <w:t>Applications Tier-0: Smoke tests passed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57E24E6" w14:textId="77777777" w:rsidR="008B50A8" w:rsidRDefault="00473DF8">
            <w:pPr>
              <w:spacing w:before="40" w:after="40"/>
            </w:pPr>
            <w:r>
              <w:rPr>
                <w:color w:val="000000"/>
                <w:sz w:val="17"/>
                <w:szCs w:val="17"/>
              </w:rPr>
              <w:t>App Lead</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5A3E95"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1FA85A" w14:textId="77777777" w:rsidR="008B50A8" w:rsidRDefault="008B50A8">
            <w:pPr>
              <w:spacing w:before="40" w:after="40"/>
            </w:pPr>
          </w:p>
        </w:tc>
      </w:tr>
      <w:tr w:rsidR="008B50A8" w14:paraId="236CC387"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FCD58A" w14:textId="77777777" w:rsidR="008B50A8" w:rsidRDefault="00473DF8">
            <w:pPr>
              <w:spacing w:before="40" w:after="40"/>
            </w:pPr>
            <w:r>
              <w:rPr>
                <w:color w:val="000000"/>
                <w:sz w:val="17"/>
                <w:szCs w:val="17"/>
              </w:rPr>
              <w:t>Applications Tier-1: Accessibility confirmed</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98F004" w14:textId="77777777" w:rsidR="008B50A8" w:rsidRDefault="00473DF8">
            <w:pPr>
              <w:spacing w:before="40" w:after="40"/>
            </w:pPr>
            <w:r>
              <w:rPr>
                <w:color w:val="000000"/>
                <w:sz w:val="17"/>
                <w:szCs w:val="17"/>
              </w:rPr>
              <w:t>App Lead</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B3C9DFA"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852F1A" w14:textId="77777777" w:rsidR="008B50A8" w:rsidRDefault="008B50A8">
            <w:pPr>
              <w:spacing w:before="40" w:after="40"/>
            </w:pPr>
          </w:p>
        </w:tc>
      </w:tr>
      <w:tr w:rsidR="008B50A8" w14:paraId="5377A1E3"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95C5AC" w14:textId="77777777" w:rsidR="008B50A8" w:rsidRDefault="00473DF8">
            <w:pPr>
              <w:spacing w:before="40" w:after="40"/>
            </w:pPr>
            <w:r>
              <w:rPr>
                <w:color w:val="000000"/>
                <w:sz w:val="17"/>
                <w:szCs w:val="17"/>
              </w:rPr>
              <w:t>Mainframe zSeries: CICS / IMS / DB2 z/OS active</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CD10BA" w14:textId="77777777" w:rsidR="008B50A8" w:rsidRDefault="00473DF8">
            <w:pPr>
              <w:spacing w:before="40" w:after="40"/>
            </w:pPr>
            <w:r>
              <w:rPr>
                <w:color w:val="000000"/>
                <w:sz w:val="17"/>
                <w:szCs w:val="17"/>
              </w:rPr>
              <w:t>Mainframe Lead</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07A715"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0A19FAF" w14:textId="77777777" w:rsidR="008B50A8" w:rsidRDefault="008B50A8">
            <w:pPr>
              <w:spacing w:before="40" w:after="40"/>
            </w:pPr>
          </w:p>
        </w:tc>
      </w:tr>
      <w:tr w:rsidR="008B50A8" w14:paraId="036606C0" w14:textId="77777777">
        <w:tc>
          <w:tcPr>
            <w:tcW w:w="4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F8A6CD7" w14:textId="77777777" w:rsidR="008B50A8" w:rsidRDefault="00473DF8">
            <w:pPr>
              <w:spacing w:before="40" w:after="40"/>
            </w:pPr>
            <w:r>
              <w:rPr>
                <w:color w:val="000000"/>
                <w:sz w:val="17"/>
                <w:szCs w:val="17"/>
              </w:rPr>
              <w:t>iSeries: Subsystems active; 5250 session test passed</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C7E3E35" w14:textId="77777777" w:rsidR="008B50A8" w:rsidRDefault="00473DF8">
            <w:pPr>
              <w:spacing w:before="40" w:after="40"/>
            </w:pPr>
            <w:r>
              <w:rPr>
                <w:color w:val="000000"/>
                <w:sz w:val="17"/>
                <w:szCs w:val="17"/>
              </w:rPr>
              <w:t>IBM i Admin</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2569BF"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568CD8" w14:textId="77777777" w:rsidR="008B50A8" w:rsidRDefault="008B50A8">
            <w:pPr>
              <w:spacing w:before="40" w:after="40"/>
            </w:pPr>
          </w:p>
        </w:tc>
      </w:tr>
      <w:tr w:rsidR="008B50A8" w14:paraId="262B7814" w14:textId="77777777">
        <w:tc>
          <w:tcPr>
            <w:tcW w:w="4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1DA3C7" w14:textId="77777777" w:rsidR="008B50A8" w:rsidRDefault="00473DF8">
            <w:pPr>
              <w:spacing w:before="40" w:after="40"/>
            </w:pPr>
            <w:r>
              <w:rPr>
                <w:color w:val="000000"/>
                <w:sz w:val="17"/>
                <w:szCs w:val="17"/>
              </w:rPr>
              <w:t>Control-M: Agents connected; critical jobs validated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20F3B2" w14:textId="77777777" w:rsidR="008B50A8" w:rsidRDefault="00473DF8">
            <w:pPr>
              <w:spacing w:before="40" w:after="40"/>
            </w:pPr>
            <w:r>
              <w:rPr>
                <w:color w:val="000000"/>
                <w:sz w:val="17"/>
                <w:szCs w:val="17"/>
              </w:rPr>
              <w:t>Batch Lead</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331A471" w14:textId="77777777" w:rsidR="008B50A8" w:rsidRDefault="00473DF8">
            <w:pPr>
              <w:spacing w:before="40" w:after="40"/>
            </w:pPr>
            <w:r>
              <w:rPr>
                <w:color w:val="000000"/>
                <w:sz w:val="17"/>
                <w:szCs w:val="17"/>
              </w:rPr>
              <w:t>[ ]</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7E6667" w14:textId="77777777" w:rsidR="008B50A8" w:rsidRDefault="008B50A8">
            <w:pPr>
              <w:spacing w:before="40" w:after="40"/>
            </w:pPr>
          </w:p>
        </w:tc>
      </w:tr>
    </w:tbl>
    <w:p w14:paraId="6CAA5800" w14:textId="77777777" w:rsidR="008B50A8" w:rsidRDefault="008B50A8">
      <w:pPr>
        <w:spacing w:before="80" w:after="80"/>
      </w:pPr>
    </w:p>
    <w:p w14:paraId="5DFEF5CE" w14:textId="77777777" w:rsidR="008B50A8" w:rsidRDefault="00473DF8">
      <w:pPr>
        <w:pStyle w:val="Heading2"/>
      </w:pPr>
      <w:r>
        <w:t>8.2  Business Validation (UAT-Level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1500"/>
        <w:gridCol w:w="1860"/>
      </w:tblGrid>
      <w:tr w:rsidR="008B50A8" w14:paraId="01DE6783" w14:textId="77777777">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928B8C7" w14:textId="77777777" w:rsidR="008B50A8" w:rsidRDefault="00473DF8">
            <w:pPr>
              <w:spacing w:before="40" w:after="40"/>
            </w:pPr>
            <w:r>
              <w:rPr>
                <w:b/>
                <w:bCs/>
                <w:color w:val="FFFFFF"/>
              </w:rPr>
              <w:t>Business Test</w:t>
            </w:r>
          </w:p>
        </w:tc>
        <w:tc>
          <w:tcPr>
            <w:tcW w:w="2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A457512" w14:textId="77777777" w:rsidR="008B50A8" w:rsidRDefault="00473DF8">
            <w:pPr>
              <w:spacing w:before="40" w:after="40"/>
            </w:pPr>
            <w:r>
              <w:rPr>
                <w:b/>
                <w:bCs/>
                <w:color w:val="FFFFFF"/>
              </w:rPr>
              <w:t>Business Owner</w:t>
            </w:r>
          </w:p>
        </w:tc>
        <w:tc>
          <w:tcPr>
            <w:tcW w:w="15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5A91804" w14:textId="77777777" w:rsidR="008B50A8" w:rsidRDefault="00473DF8">
            <w:pPr>
              <w:spacing w:before="40" w:after="40"/>
            </w:pPr>
            <w:r>
              <w:rPr>
                <w:b/>
                <w:bCs/>
                <w:color w:val="FFFFFF"/>
              </w:rPr>
              <w:t>Expected Result</w:t>
            </w:r>
          </w:p>
        </w:tc>
        <w:tc>
          <w:tcPr>
            <w:tcW w:w="18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0B418C" w14:textId="77777777" w:rsidR="008B50A8" w:rsidRDefault="00473DF8">
            <w:pPr>
              <w:spacing w:before="40" w:after="40"/>
            </w:pPr>
            <w:r>
              <w:rPr>
                <w:b/>
                <w:bCs/>
                <w:color w:val="FFFFFF"/>
              </w:rPr>
              <w:t>Sign-off</w:t>
            </w:r>
          </w:p>
        </w:tc>
      </w:tr>
      <w:tr w:rsidR="008B50A8" w14:paraId="76921CE0"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C35C349" w14:textId="77777777" w:rsidR="008B50A8" w:rsidRDefault="00473DF8">
            <w:pPr>
              <w:spacing w:before="40" w:after="40"/>
            </w:pPr>
            <w:r>
              <w:rPr>
                <w:color w:val="000000"/>
                <w:sz w:val="17"/>
                <w:szCs w:val="17"/>
              </w:rPr>
              <w:t>Core Banking: End-to-end transaction (debit/credit cycle)</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91B84A" w14:textId="77777777" w:rsidR="008B50A8" w:rsidRDefault="00473DF8">
            <w:pPr>
              <w:spacing w:before="40" w:after="40"/>
            </w:pPr>
            <w:r>
              <w:rPr>
                <w:color w:val="000000"/>
                <w:sz w:val="17"/>
                <w:szCs w:val="17"/>
              </w:rPr>
              <w:t>Banking Operations</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57C787" w14:textId="77777777" w:rsidR="008B50A8" w:rsidRDefault="00473DF8">
            <w:pPr>
              <w:spacing w:before="40" w:after="40"/>
            </w:pPr>
            <w:r>
              <w:rPr>
                <w:color w:val="000000"/>
                <w:sz w:val="17"/>
                <w:szCs w:val="17"/>
              </w:rPr>
              <w:t>Transaction committed</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8E34F2" w14:textId="77777777" w:rsidR="008B50A8" w:rsidRDefault="00473DF8">
            <w:pPr>
              <w:spacing w:before="40" w:after="40"/>
            </w:pPr>
            <w:r>
              <w:rPr>
                <w:color w:val="000000"/>
                <w:sz w:val="17"/>
                <w:szCs w:val="17"/>
              </w:rPr>
              <w:t xml:space="preserve">  /  /   ___</w:t>
            </w:r>
          </w:p>
        </w:tc>
      </w:tr>
      <w:tr w:rsidR="008B50A8" w14:paraId="64C8834B"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E6AC2F8" w14:textId="77777777" w:rsidR="008B50A8" w:rsidRDefault="00473DF8">
            <w:pPr>
              <w:spacing w:before="40" w:after="40"/>
            </w:pPr>
            <w:r>
              <w:rPr>
                <w:color w:val="000000"/>
                <w:sz w:val="17"/>
                <w:szCs w:val="17"/>
              </w:rPr>
              <w:t>Payment Gateway: Test payment (sandbox)</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0C69F34" w14:textId="77777777" w:rsidR="008B50A8" w:rsidRDefault="00473DF8">
            <w:pPr>
              <w:spacing w:before="40" w:after="40"/>
            </w:pPr>
            <w:r>
              <w:rPr>
                <w:color w:val="000000"/>
                <w:sz w:val="17"/>
                <w:szCs w:val="17"/>
              </w:rPr>
              <w:t>Finance / Payments Team</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D65214" w14:textId="77777777" w:rsidR="008B50A8" w:rsidRDefault="00473DF8">
            <w:pPr>
              <w:spacing w:before="40" w:after="40"/>
            </w:pPr>
            <w:r>
              <w:rPr>
                <w:color w:val="000000"/>
                <w:sz w:val="17"/>
                <w:szCs w:val="17"/>
              </w:rPr>
              <w:t>Payment authorized</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1787FC" w14:textId="77777777" w:rsidR="008B50A8" w:rsidRDefault="00473DF8">
            <w:pPr>
              <w:spacing w:before="40" w:after="40"/>
            </w:pPr>
            <w:r>
              <w:rPr>
                <w:color w:val="000000"/>
                <w:sz w:val="17"/>
                <w:szCs w:val="17"/>
              </w:rPr>
              <w:t xml:space="preserve">  /  /   ___</w:t>
            </w:r>
          </w:p>
        </w:tc>
      </w:tr>
      <w:tr w:rsidR="008B50A8" w14:paraId="7BE6E19E"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B61CFA6" w14:textId="77777777" w:rsidR="008B50A8" w:rsidRDefault="00473DF8">
            <w:pPr>
              <w:spacing w:before="40" w:after="40"/>
            </w:pPr>
            <w:r>
              <w:rPr>
                <w:color w:val="000000"/>
                <w:sz w:val="17"/>
                <w:szCs w:val="17"/>
              </w:rPr>
              <w:t>ERP: Create and post test purchase order</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26819B9" w14:textId="77777777" w:rsidR="008B50A8" w:rsidRDefault="00473DF8">
            <w:pPr>
              <w:spacing w:before="40" w:after="40"/>
            </w:pPr>
            <w:r>
              <w:rPr>
                <w:color w:val="000000"/>
                <w:sz w:val="17"/>
                <w:szCs w:val="17"/>
              </w:rPr>
              <w:t>Finance / Procurement</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AFC951" w14:textId="77777777" w:rsidR="008B50A8" w:rsidRDefault="00473DF8">
            <w:pPr>
              <w:spacing w:before="40" w:after="40"/>
            </w:pPr>
            <w:r>
              <w:rPr>
                <w:color w:val="000000"/>
                <w:sz w:val="17"/>
                <w:szCs w:val="17"/>
              </w:rPr>
              <w:t>PO posted successfully</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CAECAF" w14:textId="77777777" w:rsidR="008B50A8" w:rsidRDefault="00473DF8">
            <w:pPr>
              <w:spacing w:before="40" w:after="40"/>
            </w:pPr>
            <w:r>
              <w:rPr>
                <w:color w:val="000000"/>
                <w:sz w:val="17"/>
                <w:szCs w:val="17"/>
              </w:rPr>
              <w:t xml:space="preserve">  /  /   ___</w:t>
            </w:r>
          </w:p>
        </w:tc>
      </w:tr>
      <w:tr w:rsidR="008B50A8" w14:paraId="32C5A49B"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36A67C0" w14:textId="77777777" w:rsidR="008B50A8" w:rsidRDefault="00473DF8">
            <w:pPr>
              <w:spacing w:before="40" w:after="40"/>
            </w:pPr>
            <w:r>
              <w:rPr>
                <w:color w:val="000000"/>
                <w:sz w:val="17"/>
                <w:szCs w:val="17"/>
              </w:rPr>
              <w:t>CRM: Retrieve and update customer record</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1B2C9C" w14:textId="77777777" w:rsidR="008B50A8" w:rsidRDefault="00473DF8">
            <w:pPr>
              <w:spacing w:before="40" w:after="40"/>
            </w:pPr>
            <w:r>
              <w:rPr>
                <w:color w:val="000000"/>
                <w:sz w:val="17"/>
                <w:szCs w:val="17"/>
              </w:rPr>
              <w:t>Customer Service</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8B19D1" w14:textId="77777777" w:rsidR="008B50A8" w:rsidRDefault="00473DF8">
            <w:pPr>
              <w:spacing w:before="40" w:after="40"/>
            </w:pPr>
            <w:r>
              <w:rPr>
                <w:color w:val="000000"/>
                <w:sz w:val="17"/>
                <w:szCs w:val="17"/>
              </w:rPr>
              <w:t>Record retrieved / updated</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06A22CA" w14:textId="77777777" w:rsidR="008B50A8" w:rsidRDefault="00473DF8">
            <w:pPr>
              <w:spacing w:before="40" w:after="40"/>
            </w:pPr>
            <w:r>
              <w:rPr>
                <w:color w:val="000000"/>
                <w:sz w:val="17"/>
                <w:szCs w:val="17"/>
              </w:rPr>
              <w:t xml:space="preserve">  /  /   ___</w:t>
            </w:r>
          </w:p>
        </w:tc>
      </w:tr>
      <w:tr w:rsidR="008B50A8" w14:paraId="0D7EEC38" w14:textId="77777777">
        <w:tc>
          <w:tcPr>
            <w:tcW w:w="3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48A6A6" w14:textId="77777777" w:rsidR="008B50A8" w:rsidRDefault="00473DF8">
            <w:pPr>
              <w:spacing w:before="40" w:after="40"/>
            </w:pPr>
            <w:r>
              <w:rPr>
                <w:color w:val="000000"/>
                <w:sz w:val="17"/>
                <w:szCs w:val="17"/>
              </w:rPr>
              <w:t>Customer Portal: External login and profile view</w:t>
            </w:r>
          </w:p>
        </w:tc>
        <w:tc>
          <w:tcPr>
            <w:tcW w:w="2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52E0E0F" w14:textId="77777777" w:rsidR="008B50A8" w:rsidRDefault="00473DF8">
            <w:pPr>
              <w:spacing w:before="40" w:after="40"/>
            </w:pPr>
            <w:r>
              <w:rPr>
                <w:color w:val="000000"/>
                <w:sz w:val="17"/>
                <w:szCs w:val="17"/>
              </w:rPr>
              <w:t>Digital / IT Ops</w:t>
            </w:r>
          </w:p>
        </w:tc>
        <w:tc>
          <w:tcPr>
            <w:tcW w:w="1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2DE5AE7" w14:textId="77777777" w:rsidR="008B50A8" w:rsidRDefault="00473DF8">
            <w:pPr>
              <w:spacing w:before="40" w:after="40"/>
            </w:pPr>
            <w:r>
              <w:rPr>
                <w:color w:val="000000"/>
                <w:sz w:val="17"/>
                <w:szCs w:val="17"/>
              </w:rPr>
              <w:t>Login successful</w:t>
            </w:r>
          </w:p>
        </w:tc>
        <w:tc>
          <w:tcPr>
            <w:tcW w:w="18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751F05D" w14:textId="77777777" w:rsidR="008B50A8" w:rsidRDefault="00473DF8">
            <w:pPr>
              <w:spacing w:before="40" w:after="40"/>
            </w:pPr>
            <w:r>
              <w:rPr>
                <w:color w:val="000000"/>
                <w:sz w:val="17"/>
                <w:szCs w:val="17"/>
              </w:rPr>
              <w:t xml:space="preserve">  /  /   ___</w:t>
            </w:r>
          </w:p>
        </w:tc>
      </w:tr>
      <w:tr w:rsidR="008B50A8" w14:paraId="395C0C3C" w14:textId="77777777">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38CEF3" w14:textId="77777777" w:rsidR="008B50A8" w:rsidRDefault="00473DF8">
            <w:pPr>
              <w:spacing w:before="40" w:after="40"/>
            </w:pPr>
            <w:r>
              <w:rPr>
                <w:color w:val="000000"/>
                <w:sz w:val="17"/>
                <w:szCs w:val="17"/>
              </w:rPr>
              <w:t>Reporting: Generate prior-day financial report</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68195D" w14:textId="77777777" w:rsidR="008B50A8" w:rsidRDefault="00473DF8">
            <w:pPr>
              <w:spacing w:before="40" w:after="40"/>
            </w:pPr>
            <w:r>
              <w:rPr>
                <w:color w:val="000000"/>
                <w:sz w:val="17"/>
                <w:szCs w:val="17"/>
              </w:rPr>
              <w:t>Finance</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A203DC" w14:textId="77777777" w:rsidR="008B50A8" w:rsidRDefault="00473DF8">
            <w:pPr>
              <w:spacing w:before="40" w:after="40"/>
            </w:pPr>
            <w:r>
              <w:rPr>
                <w:color w:val="000000"/>
                <w:sz w:val="17"/>
                <w:szCs w:val="17"/>
              </w:rPr>
              <w:t>Report generated correctly</w:t>
            </w:r>
          </w:p>
        </w:tc>
        <w:tc>
          <w:tcPr>
            <w:tcW w:w="1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7B1186" w14:textId="77777777" w:rsidR="008B50A8" w:rsidRDefault="00473DF8">
            <w:pPr>
              <w:spacing w:before="40" w:after="40"/>
            </w:pPr>
            <w:r>
              <w:rPr>
                <w:color w:val="000000"/>
                <w:sz w:val="17"/>
                <w:szCs w:val="17"/>
              </w:rPr>
              <w:t xml:space="preserve">  /  /   ___</w:t>
            </w:r>
          </w:p>
        </w:tc>
      </w:tr>
    </w:tbl>
    <w:p w14:paraId="1B4E2960" w14:textId="77777777" w:rsidR="008B50A8" w:rsidRDefault="008B50A8">
      <w:pPr>
        <w:spacing w:before="80" w:after="80"/>
      </w:pPr>
    </w:p>
    <w:p w14:paraId="2095F79B" w14:textId="77777777" w:rsidR="008B50A8" w:rsidRDefault="00473DF8">
      <w:pPr>
        <w:pStyle w:val="Heading2"/>
      </w:pPr>
      <w:r>
        <w:t>8.3  Final DR Operational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560"/>
        <w:gridCol w:w="2400"/>
      </w:tblGrid>
      <w:tr w:rsidR="008B50A8" w14:paraId="39FEAE01"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448C3D6" w14:textId="77777777" w:rsidR="008B50A8" w:rsidRDefault="00473DF8">
            <w:pPr>
              <w:spacing w:before="40" w:after="40"/>
            </w:pPr>
            <w:r>
              <w:rPr>
                <w:b/>
                <w:bCs/>
                <w:color w:val="FFFFFF"/>
              </w:rPr>
              <w:t>Role</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68DAA01" w14:textId="77777777" w:rsidR="008B50A8" w:rsidRDefault="00473DF8">
            <w:pPr>
              <w:spacing w:before="40" w:after="40"/>
            </w:pPr>
            <w:r>
              <w:rPr>
                <w:b/>
                <w:bCs/>
                <w:color w:val="FFFFFF"/>
              </w:rPr>
              <w:t>Name</w:t>
            </w:r>
          </w:p>
        </w:tc>
        <w:tc>
          <w:tcPr>
            <w:tcW w:w="1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3BFCA38" w14:textId="77777777" w:rsidR="008B50A8" w:rsidRDefault="00473DF8">
            <w:pPr>
              <w:spacing w:before="40" w:after="40"/>
            </w:pPr>
            <w:r>
              <w:rPr>
                <w:b/>
                <w:bCs/>
                <w:color w:val="FFFFFF"/>
              </w:rPr>
              <w:t>Date/Time</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FBDA8B9" w14:textId="77777777" w:rsidR="008B50A8" w:rsidRDefault="00473DF8">
            <w:pPr>
              <w:spacing w:before="40" w:after="40"/>
            </w:pPr>
            <w:r>
              <w:rPr>
                <w:b/>
                <w:bCs/>
                <w:color w:val="FFFFFF"/>
              </w:rPr>
              <w:t>Signature</w:t>
            </w:r>
          </w:p>
        </w:tc>
      </w:tr>
      <w:tr w:rsidR="008B50A8" w14:paraId="5FB34260"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662C4F" w14:textId="77777777" w:rsidR="008B50A8" w:rsidRDefault="00473DF8">
            <w:pPr>
              <w:spacing w:before="40" w:after="40"/>
            </w:pPr>
            <w:r>
              <w:rPr>
                <w:color w:val="000000"/>
                <w:sz w:val="17"/>
                <w:szCs w:val="17"/>
              </w:rPr>
              <w:t>Incident Commander</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CBECBA2"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96E648"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0D4F97" w14:textId="77777777" w:rsidR="008B50A8" w:rsidRDefault="008B50A8">
            <w:pPr>
              <w:spacing w:before="40" w:after="40"/>
            </w:pPr>
          </w:p>
        </w:tc>
      </w:tr>
      <w:tr w:rsidR="008B50A8" w14:paraId="3E35C81F"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0633B7" w14:textId="77777777" w:rsidR="008B50A8" w:rsidRDefault="00473DF8">
            <w:pPr>
              <w:spacing w:before="40" w:after="40"/>
            </w:pPr>
            <w:r>
              <w:rPr>
                <w:color w:val="000000"/>
                <w:sz w:val="17"/>
                <w:szCs w:val="17"/>
              </w:rPr>
              <w:t>Infrastructure Lead</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FAE154"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A31215"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0F97CCE" w14:textId="77777777" w:rsidR="008B50A8" w:rsidRDefault="008B50A8">
            <w:pPr>
              <w:spacing w:before="40" w:after="40"/>
            </w:pPr>
          </w:p>
        </w:tc>
      </w:tr>
      <w:tr w:rsidR="008B50A8" w14:paraId="0E881ADD"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4B2C92" w14:textId="77777777" w:rsidR="008B50A8" w:rsidRDefault="00473DF8">
            <w:pPr>
              <w:spacing w:before="40" w:after="40"/>
            </w:pPr>
            <w:r>
              <w:rPr>
                <w:color w:val="000000"/>
                <w:sz w:val="17"/>
                <w:szCs w:val="17"/>
              </w:rPr>
              <w:t>Application Lead</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EF9B8AD"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2EA44E"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1622DE8" w14:textId="77777777" w:rsidR="008B50A8" w:rsidRDefault="008B50A8">
            <w:pPr>
              <w:spacing w:before="40" w:after="40"/>
            </w:pPr>
          </w:p>
        </w:tc>
      </w:tr>
      <w:tr w:rsidR="008B50A8" w14:paraId="67532B13"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7B543F" w14:textId="77777777" w:rsidR="008B50A8" w:rsidRDefault="00473DF8">
            <w:pPr>
              <w:spacing w:before="40" w:after="40"/>
            </w:pPr>
            <w:r>
              <w:rPr>
                <w:color w:val="000000"/>
                <w:sz w:val="17"/>
                <w:szCs w:val="17"/>
              </w:rPr>
              <w:t>Database Lead</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45BC510"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A3B7ED"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6D3D304" w14:textId="77777777" w:rsidR="008B50A8" w:rsidRDefault="008B50A8">
            <w:pPr>
              <w:spacing w:before="40" w:after="40"/>
            </w:pPr>
          </w:p>
        </w:tc>
      </w:tr>
      <w:tr w:rsidR="008B50A8" w14:paraId="3E55555F" w14:textId="77777777">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CA863F2" w14:textId="77777777" w:rsidR="008B50A8" w:rsidRDefault="00473DF8">
            <w:pPr>
              <w:spacing w:before="40" w:after="40"/>
            </w:pPr>
            <w:r>
              <w:rPr>
                <w:color w:val="000000"/>
                <w:sz w:val="17"/>
                <w:szCs w:val="17"/>
              </w:rPr>
              <w:t>Mainframe Lead</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0F3844"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EE848F"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604575" w14:textId="77777777" w:rsidR="008B50A8" w:rsidRDefault="008B50A8">
            <w:pPr>
              <w:spacing w:before="40" w:after="40"/>
            </w:pPr>
          </w:p>
        </w:tc>
      </w:tr>
      <w:tr w:rsidR="008B50A8" w14:paraId="7133D2E5" w14:textId="77777777">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AB8FC5E" w14:textId="77777777" w:rsidR="008B50A8" w:rsidRDefault="00473DF8">
            <w:pPr>
              <w:spacing w:before="40" w:after="40"/>
            </w:pPr>
            <w:r>
              <w:rPr>
                <w:color w:val="000000"/>
                <w:sz w:val="17"/>
                <w:szCs w:val="17"/>
              </w:rPr>
              <w:t>Business Owner (Tier-0)</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5B6A0B4"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3FEB36"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2F5DF1" w14:textId="77777777" w:rsidR="008B50A8" w:rsidRDefault="008B50A8">
            <w:pPr>
              <w:spacing w:before="40" w:after="40"/>
            </w:pPr>
          </w:p>
        </w:tc>
      </w:tr>
      <w:tr w:rsidR="008B50A8" w14:paraId="1FC3C992" w14:textId="77777777">
        <w:tc>
          <w:tcPr>
            <w:tcW w:w="30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C2E8E0E" w14:textId="77777777" w:rsidR="008B50A8" w:rsidRDefault="00473DF8">
            <w:pPr>
              <w:spacing w:before="40" w:after="40"/>
            </w:pPr>
            <w:r>
              <w:rPr>
                <w:color w:val="000000"/>
                <w:sz w:val="17"/>
                <w:szCs w:val="17"/>
              </w:rPr>
              <w:t>CTO / DR Program Director</w:t>
            </w:r>
          </w:p>
        </w:tc>
        <w:tc>
          <w:tcPr>
            <w:tcW w:w="24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10C9A75" w14:textId="77777777" w:rsidR="008B50A8" w:rsidRDefault="008B50A8">
            <w:pPr>
              <w:spacing w:before="40" w:after="40"/>
            </w:pPr>
          </w:p>
        </w:tc>
        <w:tc>
          <w:tcPr>
            <w:tcW w:w="15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6B8E5F94" w14:textId="77777777" w:rsidR="008B50A8" w:rsidRDefault="008B50A8">
            <w:pPr>
              <w:spacing w:before="40" w:after="40"/>
            </w:pPr>
          </w:p>
        </w:tc>
        <w:tc>
          <w:tcPr>
            <w:tcW w:w="24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FF5B23E" w14:textId="77777777" w:rsidR="008B50A8" w:rsidRDefault="008B50A8">
            <w:pPr>
              <w:spacing w:before="40" w:after="40"/>
            </w:pPr>
          </w:p>
        </w:tc>
      </w:tr>
    </w:tbl>
    <w:p w14:paraId="35189FBC" w14:textId="77777777" w:rsidR="008B50A8" w:rsidRDefault="00473DF8">
      <w:r>
        <w:br w:type="page"/>
      </w:r>
    </w:p>
    <w:p w14:paraId="0CB4C3E5" w14:textId="77777777" w:rsidR="008B50A8" w:rsidRDefault="00473DF8">
      <w:pPr>
        <w:pStyle w:val="Heading1"/>
        <w:pBdr>
          <w:bottom w:val="single" w:sz="8" w:space="4" w:color="2E5FAC"/>
        </w:pBdr>
      </w:pPr>
      <w:r>
        <w:t>Section 9 — Communication Templates</w:t>
      </w:r>
    </w:p>
    <w:p w14:paraId="0DCBDE71" w14:textId="77777777" w:rsidR="008B50A8" w:rsidRDefault="00473DF8">
      <w:pPr>
        <w:pStyle w:val="Heading2"/>
      </w:pPr>
      <w:r>
        <w:t>Template 1 — DR Invocation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773ACC3"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61215C02" w14:textId="77777777" w:rsidR="008B50A8" w:rsidRDefault="00473DF8">
            <w:pPr>
              <w:spacing w:before="60" w:after="20"/>
            </w:pPr>
            <w:r>
              <w:rPr>
                <w:b/>
                <w:bCs/>
                <w:color w:val="1B2A4A"/>
                <w:sz w:val="20"/>
                <w:szCs w:val="20"/>
              </w:rPr>
              <w:t>SUBJECT: [CONFIDENTIAL] DISASTER RECOVERY DECLARED — [Company] — [Date / Time] UTC</w:t>
            </w:r>
          </w:p>
          <w:p w14:paraId="57D39317" w14:textId="77777777" w:rsidR="008B50A8" w:rsidRDefault="00473DF8">
            <w:pPr>
              <w:spacing w:before="20" w:after="20"/>
            </w:pPr>
            <w:r>
              <w:t>To: Executive Leadership, All IT Leads, Business Continuity Team</w:t>
            </w:r>
          </w:p>
          <w:p w14:paraId="6ABEB571" w14:textId="77777777" w:rsidR="008B50A8" w:rsidRDefault="00473DF8">
            <w:pPr>
              <w:spacing w:before="20" w:after="20"/>
            </w:pPr>
            <w:r>
              <w:t>1. SITUATION: [Brief description of incident — e.g., Primary Data Center inaccessible due to [cause]].</w:t>
            </w:r>
          </w:p>
          <w:p w14:paraId="314392F5" w14:textId="77777777" w:rsidR="008B50A8" w:rsidRDefault="00473DF8">
            <w:pPr>
              <w:spacing w:before="20" w:after="20"/>
            </w:pPr>
            <w:r>
              <w:t>2. DECLARATION: As of [TIME] UTC on [DATE], the Disaster Recovery Plan has been formally invoked by [Name / Role].</w:t>
            </w:r>
          </w:p>
          <w:p w14:paraId="086991DB" w14:textId="77777777" w:rsidR="008B50A8" w:rsidRDefault="00473DF8">
            <w:pPr>
              <w:spacing w:before="20" w:after="20"/>
            </w:pPr>
            <w:r>
              <w:t>3. ACTION: Failover to DR Site — [City B Data Center] — is now in progress per the DR Failover Playbook v1.0.</w:t>
            </w:r>
          </w:p>
          <w:p w14:paraId="550D31A9" w14:textId="77777777" w:rsidR="008B50A8" w:rsidRDefault="00473DF8">
            <w:pPr>
              <w:spacing w:before="20" w:after="20"/>
            </w:pPr>
            <w:r>
              <w:t>4. IMPACT: [Systems affected / currently unavailable]. Estimated recovery: Tier-0 by [Time], Tier-1 by [Time].</w:t>
            </w:r>
          </w:p>
          <w:p w14:paraId="7636F596" w14:textId="77777777" w:rsidR="008B50A8" w:rsidRDefault="00473DF8">
            <w:pPr>
              <w:spacing w:before="20" w:after="20"/>
            </w:pPr>
            <w:r>
              <w:t>5. WAR ROOM: Bridge line active — [Dial-in details]. Next update in 60 minutes.</w:t>
            </w:r>
          </w:p>
          <w:p w14:paraId="3578697D" w14:textId="77777777" w:rsidR="008B50A8" w:rsidRDefault="00473DF8">
            <w:pPr>
              <w:spacing w:before="20" w:after="60"/>
            </w:pPr>
            <w:r>
              <w:rPr>
                <w:b/>
                <w:bCs/>
              </w:rPr>
              <w:t>[Name] | Incident Commander | [Phone] | [Email]</w:t>
            </w:r>
          </w:p>
        </w:tc>
      </w:tr>
    </w:tbl>
    <w:p w14:paraId="5BB79233" w14:textId="77777777" w:rsidR="008B50A8" w:rsidRDefault="008B50A8">
      <w:pPr>
        <w:spacing w:before="80" w:after="80"/>
      </w:pPr>
    </w:p>
    <w:p w14:paraId="2C7094CE" w14:textId="77777777" w:rsidR="008B50A8" w:rsidRDefault="00473DF8">
      <w:pPr>
        <w:pStyle w:val="Heading2"/>
      </w:pPr>
      <w:r>
        <w:t>Template 2 — 60-Minute Status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33311CE3" w14:textId="77777777">
        <w:tc>
          <w:tcPr>
            <w:tcW w:w="936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200" w:type="dxa"/>
              <w:bottom w:w="120" w:type="dxa"/>
              <w:right w:w="200" w:type="dxa"/>
            </w:tcMar>
          </w:tcPr>
          <w:p w14:paraId="76097A59" w14:textId="77777777" w:rsidR="008B50A8" w:rsidRDefault="00473DF8">
            <w:pPr>
              <w:spacing w:before="60" w:after="20"/>
            </w:pPr>
            <w:r>
              <w:rPr>
                <w:b/>
                <w:bCs/>
                <w:color w:val="1B2A4A"/>
                <w:sz w:val="20"/>
                <w:szCs w:val="20"/>
              </w:rPr>
              <w:t>SUBJECT: DR STATUS UPDATE #[N] — [Time] UTC | [Green/Amber/Red]</w:t>
            </w:r>
          </w:p>
          <w:p w14:paraId="64A7AE87" w14:textId="77777777" w:rsidR="008B50A8" w:rsidRDefault="00473DF8">
            <w:pPr>
              <w:spacing w:before="20" w:after="20"/>
            </w:pPr>
            <w:r>
              <w:rPr>
                <w:b/>
                <w:bCs/>
              </w:rPr>
              <w:t>OVERALL STATUS: [GREEN / AMBER / RED]</w:t>
            </w:r>
          </w:p>
          <w:p w14:paraId="0FDF572C" w14:textId="77777777" w:rsidR="008B50A8" w:rsidRDefault="00473DF8">
            <w:pPr>
              <w:spacing w:before="20" w:after="20"/>
            </w:pPr>
            <w:r>
              <w:t>Completed: [List completed phases]</w:t>
            </w:r>
          </w:p>
          <w:p w14:paraId="061FFC91" w14:textId="77777777" w:rsidR="008B50A8" w:rsidRDefault="00473DF8">
            <w:pPr>
              <w:spacing w:before="20" w:after="20"/>
            </w:pPr>
            <w:r>
              <w:t>In Progress: [Current phase + responsible team]</w:t>
            </w:r>
          </w:p>
          <w:p w14:paraId="14290864" w14:textId="77777777" w:rsidR="008B50A8" w:rsidRDefault="00473DF8">
            <w:pPr>
              <w:spacing w:before="20" w:after="20"/>
            </w:pPr>
            <w:r>
              <w:t>Issues / Blockers: [Any deviations from plan; mitigating actions]</w:t>
            </w:r>
          </w:p>
          <w:p w14:paraId="0533A346" w14:textId="77777777" w:rsidR="008B50A8" w:rsidRDefault="00473DF8">
            <w:pPr>
              <w:spacing w:before="20" w:after="20"/>
            </w:pPr>
            <w:r>
              <w:t>ETA to Next Milestone: [Phase X completion by Time]</w:t>
            </w:r>
          </w:p>
          <w:p w14:paraId="290B57B9" w14:textId="77777777" w:rsidR="008B50A8" w:rsidRDefault="00473DF8">
            <w:pPr>
              <w:spacing w:before="20" w:after="60"/>
            </w:pPr>
            <w:r>
              <w:rPr>
                <w:b/>
                <w:bCs/>
              </w:rPr>
              <w:t>Next Update: [Time]. Incident Commander: [Name]</w:t>
            </w:r>
          </w:p>
        </w:tc>
      </w:tr>
    </w:tbl>
    <w:p w14:paraId="7E2E11A5" w14:textId="77777777" w:rsidR="008B50A8" w:rsidRDefault="00473DF8">
      <w:r>
        <w:br w:type="page"/>
      </w:r>
    </w:p>
    <w:p w14:paraId="4867D755" w14:textId="77777777" w:rsidR="008B50A8" w:rsidRDefault="00473DF8">
      <w:pPr>
        <w:pStyle w:val="Heading1"/>
        <w:pBdr>
          <w:bottom w:val="single" w:sz="8" w:space="4" w:color="2E5FAC"/>
        </w:pBdr>
      </w:pPr>
      <w:r>
        <w:t>Section 10 — Risks &amp; Known Constraints</w:t>
      </w:r>
    </w:p>
    <w:p w14:paraId="52BCC366" w14:textId="77777777" w:rsidR="008B50A8" w:rsidRDefault="00473DF8">
      <w:pPr>
        <w:pStyle w:val="Heading2"/>
      </w:pPr>
      <w:r>
        <w:t>10.1  DR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2191"/>
        <w:gridCol w:w="1140"/>
        <w:gridCol w:w="845"/>
        <w:gridCol w:w="2186"/>
        <w:gridCol w:w="2446"/>
      </w:tblGrid>
      <w:tr w:rsidR="008B50A8" w14:paraId="64B5F35A"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EA112FF" w14:textId="77777777" w:rsidR="008B50A8" w:rsidRDefault="00473DF8">
            <w:pPr>
              <w:spacing w:before="40" w:after="40"/>
            </w:pPr>
            <w:r>
              <w:rPr>
                <w:b/>
                <w:bCs/>
                <w:color w:val="FFFFFF"/>
              </w:rPr>
              <w:t>#</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4628C89" w14:textId="77777777" w:rsidR="008B50A8" w:rsidRDefault="00473DF8">
            <w:pPr>
              <w:spacing w:before="40" w:after="40"/>
            </w:pPr>
            <w:r>
              <w:rPr>
                <w:b/>
                <w:bCs/>
                <w:color w:val="FFFFFF"/>
              </w:rPr>
              <w:t>Risk Description</w:t>
            </w:r>
          </w:p>
        </w:tc>
        <w:tc>
          <w:tcPr>
            <w:tcW w:w="7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3B6640D" w14:textId="77777777" w:rsidR="008B50A8" w:rsidRDefault="00473DF8">
            <w:pPr>
              <w:spacing w:before="40" w:after="40"/>
            </w:pPr>
            <w:r>
              <w:rPr>
                <w:b/>
                <w:bCs/>
                <w:color w:val="FFFFFF"/>
              </w:rPr>
              <w:t>Likelihood</w:t>
            </w:r>
          </w:p>
        </w:tc>
        <w:tc>
          <w:tcPr>
            <w:tcW w:w="7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728F901" w14:textId="77777777" w:rsidR="008B50A8" w:rsidRDefault="00473DF8">
            <w:pPr>
              <w:spacing w:before="40" w:after="40"/>
            </w:pPr>
            <w:r>
              <w:rPr>
                <w:b/>
                <w:bCs/>
                <w:color w:val="FFFFFF"/>
              </w:rPr>
              <w:t>Impact</w:t>
            </w:r>
          </w:p>
        </w:tc>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9E54A45" w14:textId="77777777" w:rsidR="008B50A8" w:rsidRDefault="00473DF8">
            <w:pPr>
              <w:spacing w:before="40" w:after="40"/>
            </w:pPr>
            <w:r>
              <w:rPr>
                <w:b/>
                <w:bCs/>
                <w:color w:val="FFFFFF"/>
              </w:rPr>
              <w:t>Mitigation</w:t>
            </w:r>
          </w:p>
        </w:tc>
        <w:tc>
          <w:tcPr>
            <w:tcW w:w="27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C5F07AA" w14:textId="77777777" w:rsidR="008B50A8" w:rsidRDefault="00473DF8">
            <w:pPr>
              <w:spacing w:before="40" w:after="40"/>
            </w:pPr>
            <w:r>
              <w:rPr>
                <w:b/>
                <w:bCs/>
                <w:color w:val="FFFFFF"/>
              </w:rPr>
              <w:t>Owner</w:t>
            </w:r>
          </w:p>
        </w:tc>
      </w:tr>
      <w:tr w:rsidR="008B50A8" w14:paraId="4202C2A8" w14:textId="77777777">
        <w:tc>
          <w:tcPr>
            <w:tcW w:w="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3345A16F" w14:textId="77777777" w:rsidR="008B50A8" w:rsidRDefault="00473DF8">
            <w:pPr>
              <w:spacing w:before="40" w:after="40"/>
            </w:pPr>
            <w:r>
              <w:rPr>
                <w:color w:val="000000"/>
                <w:sz w:val="17"/>
                <w:szCs w:val="17"/>
              </w:rPr>
              <w:t>R1</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14EDBB8" w14:textId="77777777" w:rsidR="008B50A8" w:rsidRDefault="00473DF8">
            <w:pPr>
              <w:spacing w:before="40" w:after="40"/>
            </w:pPr>
            <w:r>
              <w:rPr>
                <w:color w:val="000000"/>
                <w:sz w:val="17"/>
                <w:szCs w:val="17"/>
              </w:rPr>
              <w:t>SRDF replication lag exceeds RPO at time of failover</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194FE4C2"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907A1D2"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4D7C9BC" w14:textId="77777777" w:rsidR="008B50A8" w:rsidRDefault="00473DF8">
            <w:pPr>
              <w:spacing w:before="40" w:after="40"/>
            </w:pPr>
            <w:r>
              <w:rPr>
                <w:color w:val="000000"/>
                <w:sz w:val="17"/>
                <w:szCs w:val="17"/>
              </w:rPr>
              <w:t>Monitor lag continuously; trigger DR alert at 50% of RPO</w:t>
            </w:r>
          </w:p>
        </w:tc>
        <w:tc>
          <w:tcPr>
            <w:tcW w:w="27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562FFFA" w14:textId="77777777" w:rsidR="008B50A8" w:rsidRDefault="00473DF8">
            <w:pPr>
              <w:spacing w:before="40" w:after="40"/>
            </w:pPr>
            <w:r>
              <w:rPr>
                <w:color w:val="000000"/>
                <w:sz w:val="17"/>
                <w:szCs w:val="17"/>
              </w:rPr>
              <w:t>Storage Lead</w:t>
            </w:r>
          </w:p>
        </w:tc>
      </w:tr>
      <w:tr w:rsidR="008B50A8" w14:paraId="577464ED"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F280A4" w14:textId="77777777" w:rsidR="008B50A8" w:rsidRDefault="00473DF8">
            <w:pPr>
              <w:spacing w:before="40" w:after="40"/>
            </w:pPr>
            <w:r>
              <w:rPr>
                <w:color w:val="000000"/>
                <w:sz w:val="17"/>
                <w:szCs w:val="17"/>
              </w:rPr>
              <w:t>R2</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83E1D13" w14:textId="77777777" w:rsidR="008B50A8" w:rsidRDefault="00473DF8">
            <w:pPr>
              <w:spacing w:before="40" w:after="40"/>
            </w:pPr>
            <w:r>
              <w:rPr>
                <w:color w:val="000000"/>
                <w:sz w:val="17"/>
                <w:szCs w:val="17"/>
              </w:rPr>
              <w:t>SRM Recovery Plan fails due to stale VM mappings</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1EE215E"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82E737"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ED218B" w14:textId="77777777" w:rsidR="008B50A8" w:rsidRDefault="00473DF8">
            <w:pPr>
              <w:spacing w:before="40" w:after="40"/>
            </w:pPr>
            <w:r>
              <w:rPr>
                <w:color w:val="000000"/>
                <w:sz w:val="17"/>
                <w:szCs w:val="17"/>
              </w:rPr>
              <w:t>Quarterly SRM test drill; keep protection groups updated</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B2C8EF0" w14:textId="77777777" w:rsidR="008B50A8" w:rsidRDefault="00473DF8">
            <w:pPr>
              <w:spacing w:before="40" w:after="40"/>
            </w:pPr>
            <w:r>
              <w:rPr>
                <w:color w:val="000000"/>
                <w:sz w:val="17"/>
                <w:szCs w:val="17"/>
              </w:rPr>
              <w:t>VMware Lead</w:t>
            </w:r>
          </w:p>
        </w:tc>
      </w:tr>
      <w:tr w:rsidR="008B50A8" w14:paraId="5F10E022" w14:textId="77777777">
        <w:tc>
          <w:tcPr>
            <w:tcW w:w="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750CCD6" w14:textId="77777777" w:rsidR="008B50A8" w:rsidRDefault="00473DF8">
            <w:pPr>
              <w:spacing w:before="40" w:after="40"/>
            </w:pPr>
            <w:r>
              <w:rPr>
                <w:color w:val="000000"/>
                <w:sz w:val="17"/>
                <w:szCs w:val="17"/>
              </w:rPr>
              <w:t>R3</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1CF076E" w14:textId="77777777" w:rsidR="008B50A8" w:rsidRDefault="00473DF8">
            <w:pPr>
              <w:spacing w:before="40" w:after="40"/>
            </w:pPr>
            <w:r>
              <w:rPr>
                <w:color w:val="000000"/>
                <w:sz w:val="17"/>
                <w:szCs w:val="17"/>
              </w:rPr>
              <w:t>DNS TTL not pre-reduced before failover; propagation delay</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E5CF10F" w14:textId="77777777" w:rsidR="008B50A8" w:rsidRDefault="00473DF8">
            <w:pPr>
              <w:spacing w:before="40" w:after="40"/>
            </w:pPr>
            <w:r>
              <w:rPr>
                <w:color w:val="000000"/>
                <w:sz w:val="17"/>
                <w:szCs w:val="17"/>
              </w:rPr>
              <w:t>High</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E98AE15" w14:textId="77777777" w:rsidR="008B50A8" w:rsidRDefault="00473DF8">
            <w:pPr>
              <w:spacing w:before="40" w:after="40"/>
            </w:pPr>
            <w:r>
              <w:rPr>
                <w:color w:val="000000"/>
                <w:sz w:val="17"/>
                <w:szCs w:val="17"/>
              </w:rPr>
              <w:t>Medium</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25B291B" w14:textId="77777777" w:rsidR="008B50A8" w:rsidRDefault="00473DF8">
            <w:pPr>
              <w:spacing w:before="40" w:after="40"/>
            </w:pPr>
            <w:r>
              <w:rPr>
                <w:color w:val="000000"/>
                <w:sz w:val="17"/>
                <w:szCs w:val="17"/>
              </w:rPr>
              <w:t>Pre-DR checklist includes TTL reduction to 60s; verify in drills</w:t>
            </w:r>
          </w:p>
        </w:tc>
        <w:tc>
          <w:tcPr>
            <w:tcW w:w="27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E44C39A" w14:textId="77777777" w:rsidR="008B50A8" w:rsidRDefault="00473DF8">
            <w:pPr>
              <w:spacing w:before="40" w:after="40"/>
            </w:pPr>
            <w:r>
              <w:rPr>
                <w:color w:val="000000"/>
                <w:sz w:val="17"/>
                <w:szCs w:val="17"/>
              </w:rPr>
              <w:t>DNS Admin</w:t>
            </w:r>
          </w:p>
        </w:tc>
      </w:tr>
      <w:tr w:rsidR="008B50A8" w14:paraId="6DE3E5D3"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73557D" w14:textId="77777777" w:rsidR="008B50A8" w:rsidRDefault="00473DF8">
            <w:pPr>
              <w:spacing w:before="40" w:after="40"/>
            </w:pPr>
            <w:r>
              <w:rPr>
                <w:color w:val="000000"/>
                <w:sz w:val="17"/>
                <w:szCs w:val="17"/>
              </w:rPr>
              <w:t>R4</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A36DC8" w14:textId="77777777" w:rsidR="008B50A8" w:rsidRDefault="00473DF8">
            <w:pPr>
              <w:spacing w:before="40" w:after="40"/>
            </w:pPr>
            <w:r>
              <w:rPr>
                <w:color w:val="000000"/>
                <w:sz w:val="17"/>
                <w:szCs w:val="17"/>
              </w:rPr>
              <w:t>AD FSMO role seizure causes USN rollback / AD inconsistency</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CB7758A" w14:textId="77777777" w:rsidR="008B50A8" w:rsidRDefault="00473DF8">
            <w:pPr>
              <w:spacing w:before="40" w:after="40"/>
            </w:pPr>
            <w:r>
              <w:rPr>
                <w:color w:val="000000"/>
                <w:sz w:val="17"/>
                <w:szCs w:val="17"/>
              </w:rPr>
              <w:t>Low</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24E77B" w14:textId="77777777" w:rsidR="008B50A8" w:rsidRDefault="00473DF8">
            <w:pPr>
              <w:spacing w:before="40" w:after="40"/>
            </w:pPr>
            <w:r>
              <w:rPr>
                <w:color w:val="000000"/>
                <w:sz w:val="17"/>
                <w:szCs w:val="17"/>
              </w:rPr>
              <w:t>Critical</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3D123F0" w14:textId="77777777" w:rsidR="008B50A8" w:rsidRDefault="00473DF8">
            <w:pPr>
              <w:spacing w:before="40" w:after="40"/>
            </w:pPr>
            <w:r>
              <w:rPr>
                <w:color w:val="000000"/>
                <w:sz w:val="17"/>
                <w:szCs w:val="17"/>
              </w:rPr>
              <w:t>Use ntdsutil carefully; validate with repadmin post-seizure</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95C8840" w14:textId="77777777" w:rsidR="008B50A8" w:rsidRDefault="00473DF8">
            <w:pPr>
              <w:spacing w:before="40" w:after="40"/>
            </w:pPr>
            <w:r>
              <w:rPr>
                <w:color w:val="000000"/>
                <w:sz w:val="17"/>
                <w:szCs w:val="17"/>
              </w:rPr>
              <w:t>AD Admin</w:t>
            </w:r>
          </w:p>
        </w:tc>
      </w:tr>
      <w:tr w:rsidR="008B50A8" w14:paraId="0402ED5C" w14:textId="77777777">
        <w:tc>
          <w:tcPr>
            <w:tcW w:w="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AF4C31E" w14:textId="77777777" w:rsidR="008B50A8" w:rsidRDefault="00473DF8">
            <w:pPr>
              <w:spacing w:before="40" w:after="40"/>
            </w:pPr>
            <w:r>
              <w:rPr>
                <w:color w:val="000000"/>
                <w:sz w:val="17"/>
                <w:szCs w:val="17"/>
              </w:rPr>
              <w:t>R5</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AEE2C4A" w14:textId="77777777" w:rsidR="008B50A8" w:rsidRDefault="00473DF8">
            <w:pPr>
              <w:spacing w:before="40" w:after="40"/>
            </w:pPr>
            <w:r>
              <w:rPr>
                <w:color w:val="000000"/>
                <w:sz w:val="17"/>
                <w:szCs w:val="17"/>
              </w:rPr>
              <w:t>Oracle Data Guard failover with data loss beyond RPO</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E25FD49" w14:textId="77777777" w:rsidR="008B50A8" w:rsidRDefault="00473DF8">
            <w:pPr>
              <w:spacing w:before="40" w:after="40"/>
            </w:pPr>
            <w:r>
              <w:rPr>
                <w:color w:val="000000"/>
                <w:sz w:val="17"/>
                <w:szCs w:val="17"/>
              </w:rPr>
              <w:t>Low</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2728A4D" w14:textId="77777777" w:rsidR="008B50A8" w:rsidRDefault="00473DF8">
            <w:pPr>
              <w:spacing w:before="40" w:after="40"/>
            </w:pPr>
            <w:r>
              <w:rPr>
                <w:color w:val="000000"/>
                <w:sz w:val="17"/>
                <w:szCs w:val="17"/>
              </w:rPr>
              <w:t>Critical</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F3068F6" w14:textId="77777777" w:rsidR="008B50A8" w:rsidRDefault="00473DF8">
            <w:pPr>
              <w:spacing w:before="40" w:after="40"/>
            </w:pPr>
            <w:r>
              <w:rPr>
                <w:color w:val="000000"/>
                <w:sz w:val="17"/>
                <w:szCs w:val="17"/>
              </w:rPr>
              <w:t>Monitor apply lag; use DGMGRL health checks; test monthly</w:t>
            </w:r>
          </w:p>
        </w:tc>
        <w:tc>
          <w:tcPr>
            <w:tcW w:w="27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F37A007" w14:textId="77777777" w:rsidR="008B50A8" w:rsidRDefault="00473DF8">
            <w:pPr>
              <w:spacing w:before="40" w:after="40"/>
            </w:pPr>
            <w:r>
              <w:rPr>
                <w:color w:val="000000"/>
                <w:sz w:val="17"/>
                <w:szCs w:val="17"/>
              </w:rPr>
              <w:t>DBA Lead</w:t>
            </w:r>
          </w:p>
        </w:tc>
      </w:tr>
      <w:tr w:rsidR="008B50A8" w14:paraId="18552C80" w14:textId="77777777">
        <w:tc>
          <w:tcPr>
            <w:tcW w:w="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F589A77" w14:textId="77777777" w:rsidR="008B50A8" w:rsidRDefault="00473DF8">
            <w:pPr>
              <w:spacing w:before="40" w:after="40"/>
            </w:pPr>
            <w:r>
              <w:rPr>
                <w:color w:val="000000"/>
                <w:sz w:val="17"/>
                <w:szCs w:val="17"/>
              </w:rPr>
              <w:t>R6</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052AC257" w14:textId="77777777" w:rsidR="008B50A8" w:rsidRDefault="00473DF8">
            <w:pPr>
              <w:spacing w:before="40" w:after="40"/>
            </w:pPr>
            <w:r>
              <w:rPr>
                <w:color w:val="000000"/>
                <w:sz w:val="17"/>
                <w:szCs w:val="17"/>
              </w:rPr>
              <w:t>Control-M duplicate batch jobs at both sites</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546E47DD" w14:textId="77777777" w:rsidR="008B50A8" w:rsidRDefault="00473DF8">
            <w:pPr>
              <w:spacing w:before="40" w:after="40"/>
            </w:pPr>
            <w:r>
              <w:rPr>
                <w:color w:val="000000"/>
                <w:sz w:val="17"/>
                <w:szCs w:val="17"/>
              </w:rPr>
              <w:t>High</w:t>
            </w:r>
          </w:p>
        </w:tc>
        <w:tc>
          <w:tcPr>
            <w:tcW w:w="7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25C7D555" w14:textId="77777777" w:rsidR="008B50A8" w:rsidRDefault="00473DF8">
            <w:pPr>
              <w:spacing w:before="40" w:after="40"/>
            </w:pPr>
            <w:r>
              <w:rPr>
                <w:color w:val="000000"/>
                <w:sz w:val="17"/>
                <w:szCs w:val="17"/>
              </w:rPr>
              <w:t>Critical</w:t>
            </w:r>
          </w:p>
        </w:tc>
        <w:tc>
          <w:tcPr>
            <w:tcW w:w="240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7E4FF4DE" w14:textId="77777777" w:rsidR="008B50A8" w:rsidRDefault="00473DF8">
            <w:pPr>
              <w:spacing w:before="40" w:after="40"/>
            </w:pPr>
            <w:r>
              <w:rPr>
                <w:color w:val="000000"/>
                <w:sz w:val="17"/>
                <w:szCs w:val="17"/>
              </w:rPr>
              <w:t>Documented disable procedure + business confirmation mandatory</w:t>
            </w:r>
          </w:p>
        </w:tc>
        <w:tc>
          <w:tcPr>
            <w:tcW w:w="2760" w:type="dxa"/>
            <w:tcBorders>
              <w:top w:val="single" w:sz="4" w:space="0" w:color="BBBBBB"/>
              <w:left w:val="single" w:sz="4" w:space="0" w:color="BBBBBB"/>
              <w:bottom w:val="single" w:sz="4" w:space="0" w:color="BBBBBB"/>
              <w:right w:val="single" w:sz="4" w:space="0" w:color="BBBBBB"/>
            </w:tcBorders>
            <w:shd w:val="clear" w:color="auto" w:fill="FAD7D7"/>
            <w:tcMar>
              <w:top w:w="80" w:type="dxa"/>
              <w:left w:w="120" w:type="dxa"/>
              <w:bottom w:w="80" w:type="dxa"/>
              <w:right w:w="120" w:type="dxa"/>
            </w:tcMar>
            <w:vAlign w:val="center"/>
          </w:tcPr>
          <w:p w14:paraId="5C71E46E" w14:textId="77777777" w:rsidR="008B50A8" w:rsidRDefault="00473DF8">
            <w:pPr>
              <w:spacing w:before="40" w:after="40"/>
            </w:pPr>
            <w:r>
              <w:rPr>
                <w:color w:val="000000"/>
                <w:sz w:val="17"/>
                <w:szCs w:val="17"/>
              </w:rPr>
              <w:t>Batch Lead</w:t>
            </w:r>
          </w:p>
        </w:tc>
      </w:tr>
      <w:tr w:rsidR="008B50A8" w14:paraId="6A872F74"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98EA7E" w14:textId="77777777" w:rsidR="008B50A8" w:rsidRDefault="00473DF8">
            <w:pPr>
              <w:spacing w:before="40" w:after="40"/>
            </w:pPr>
            <w:r>
              <w:rPr>
                <w:color w:val="000000"/>
                <w:sz w:val="17"/>
                <w:szCs w:val="17"/>
              </w:rPr>
              <w:t>R7</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3689BE6" w14:textId="77777777" w:rsidR="008B50A8" w:rsidRDefault="00473DF8">
            <w:pPr>
              <w:spacing w:before="40" w:after="40"/>
            </w:pPr>
            <w:r>
              <w:rPr>
                <w:color w:val="000000"/>
                <w:sz w:val="17"/>
                <w:szCs w:val="17"/>
              </w:rPr>
              <w:t>Mainframe GDPS takeover timeout / journal gap</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F317BE7"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6B3359"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9D9C6D" w14:textId="77777777" w:rsidR="008B50A8" w:rsidRDefault="00473DF8">
            <w:pPr>
              <w:spacing w:before="40" w:after="40"/>
            </w:pPr>
            <w:r>
              <w:rPr>
                <w:color w:val="000000"/>
                <w:sz w:val="17"/>
                <w:szCs w:val="17"/>
              </w:rPr>
              <w:t>Test GDPS annually; coordinate with IBM support during DR</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86B2D4" w14:textId="77777777" w:rsidR="008B50A8" w:rsidRDefault="00473DF8">
            <w:pPr>
              <w:spacing w:before="40" w:after="40"/>
            </w:pPr>
            <w:r>
              <w:rPr>
                <w:color w:val="000000"/>
                <w:sz w:val="17"/>
                <w:szCs w:val="17"/>
              </w:rPr>
              <w:t>Mainframe Lead</w:t>
            </w:r>
          </w:p>
        </w:tc>
      </w:tr>
      <w:tr w:rsidR="008B50A8" w14:paraId="748F0FA3" w14:textId="77777777">
        <w:tc>
          <w:tcPr>
            <w:tcW w:w="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F345712" w14:textId="77777777" w:rsidR="008B50A8" w:rsidRDefault="00473DF8">
            <w:pPr>
              <w:spacing w:before="40" w:after="40"/>
            </w:pPr>
            <w:r>
              <w:rPr>
                <w:color w:val="000000"/>
                <w:sz w:val="17"/>
                <w:szCs w:val="17"/>
              </w:rPr>
              <w:t>R8</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5FD36E3" w14:textId="77777777" w:rsidR="008B50A8" w:rsidRDefault="00473DF8">
            <w:pPr>
              <w:spacing w:before="40" w:after="40"/>
            </w:pPr>
            <w:r>
              <w:rPr>
                <w:color w:val="000000"/>
                <w:sz w:val="17"/>
                <w:szCs w:val="17"/>
              </w:rPr>
              <w:t>DR site WAN link degraded — insufficient bandwidth</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E2F8B25"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50F9B47A"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68D8257" w14:textId="77777777" w:rsidR="008B50A8" w:rsidRDefault="00473DF8">
            <w:pPr>
              <w:spacing w:before="40" w:after="40"/>
            </w:pPr>
            <w:r>
              <w:rPr>
                <w:color w:val="000000"/>
                <w:sz w:val="17"/>
                <w:szCs w:val="17"/>
              </w:rPr>
              <w:t>Pre-test WAN capacity; ISP SLA for priority routing</w:t>
            </w:r>
          </w:p>
        </w:tc>
        <w:tc>
          <w:tcPr>
            <w:tcW w:w="27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DCE0B29" w14:textId="77777777" w:rsidR="008B50A8" w:rsidRDefault="00473DF8">
            <w:pPr>
              <w:spacing w:before="40" w:after="40"/>
            </w:pPr>
            <w:r>
              <w:rPr>
                <w:color w:val="000000"/>
                <w:sz w:val="17"/>
                <w:szCs w:val="17"/>
              </w:rPr>
              <w:t>Network Lead</w:t>
            </w:r>
          </w:p>
        </w:tc>
      </w:tr>
      <w:tr w:rsidR="008B50A8" w14:paraId="6000B55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57E810" w14:textId="77777777" w:rsidR="008B50A8" w:rsidRDefault="00473DF8">
            <w:pPr>
              <w:spacing w:before="40" w:after="40"/>
            </w:pPr>
            <w:r>
              <w:rPr>
                <w:color w:val="000000"/>
                <w:sz w:val="17"/>
                <w:szCs w:val="17"/>
              </w:rPr>
              <w:t>R9</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A6E6D6D" w14:textId="77777777" w:rsidR="008B50A8" w:rsidRDefault="00473DF8">
            <w:pPr>
              <w:spacing w:before="40" w:after="40"/>
            </w:pPr>
            <w:r>
              <w:rPr>
                <w:color w:val="000000"/>
                <w:sz w:val="17"/>
                <w:szCs w:val="17"/>
              </w:rPr>
              <w:t>Key personnel unavailable during actual disaster</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968D09A"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179444" w14:textId="77777777" w:rsidR="008B50A8" w:rsidRDefault="00473DF8">
            <w:pPr>
              <w:spacing w:before="40" w:after="40"/>
            </w:pPr>
            <w:r>
              <w:rPr>
                <w:color w:val="000000"/>
                <w:sz w:val="17"/>
                <w:szCs w:val="17"/>
              </w:rPr>
              <w:t>High</w:t>
            </w:r>
          </w:p>
        </w:tc>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49FB2E6" w14:textId="77777777" w:rsidR="008B50A8" w:rsidRDefault="00473DF8">
            <w:pPr>
              <w:spacing w:before="40" w:after="40"/>
            </w:pPr>
            <w:r>
              <w:rPr>
                <w:color w:val="000000"/>
                <w:sz w:val="17"/>
                <w:szCs w:val="17"/>
              </w:rPr>
              <w:t>Minimum 2 trained per role; documented contact alternates</w:t>
            </w:r>
          </w:p>
        </w:tc>
        <w:tc>
          <w:tcPr>
            <w:tcW w:w="2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D9ECBE4" w14:textId="77777777" w:rsidR="008B50A8" w:rsidRDefault="00473DF8">
            <w:pPr>
              <w:spacing w:before="40" w:after="40"/>
            </w:pPr>
            <w:r>
              <w:rPr>
                <w:color w:val="000000"/>
                <w:sz w:val="17"/>
                <w:szCs w:val="17"/>
              </w:rPr>
              <w:t>DR Program Dir</w:t>
            </w:r>
          </w:p>
        </w:tc>
      </w:tr>
      <w:tr w:rsidR="008B50A8" w14:paraId="2E2FFB1F"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3A417F" w14:textId="77777777" w:rsidR="008B50A8" w:rsidRDefault="00473DF8">
            <w:pPr>
              <w:spacing w:before="40" w:after="40"/>
            </w:pPr>
            <w:r>
              <w:rPr>
                <w:color w:val="000000"/>
                <w:sz w:val="17"/>
                <w:szCs w:val="17"/>
              </w:rPr>
              <w:t>R10</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EF6C05" w14:textId="77777777" w:rsidR="008B50A8" w:rsidRDefault="00473DF8">
            <w:pPr>
              <w:spacing w:before="40" w:after="40"/>
            </w:pPr>
            <w:r>
              <w:rPr>
                <w:color w:val="000000"/>
                <w:sz w:val="17"/>
                <w:szCs w:val="17"/>
              </w:rPr>
              <w:t>Exadata patch level delta between primary and DR</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0FCF37" w14:textId="77777777" w:rsidR="008B50A8" w:rsidRDefault="00473DF8">
            <w:pPr>
              <w:spacing w:before="40" w:after="40"/>
            </w:pPr>
            <w:r>
              <w:rPr>
                <w:color w:val="000000"/>
                <w:sz w:val="17"/>
                <w:szCs w:val="17"/>
              </w:rPr>
              <w:t>Medium</w:t>
            </w:r>
          </w:p>
        </w:tc>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8D2AD4" w14:textId="77777777" w:rsidR="008B50A8" w:rsidRDefault="00473DF8">
            <w:pPr>
              <w:spacing w:before="40" w:after="40"/>
            </w:pPr>
            <w:r>
              <w:rPr>
                <w:color w:val="000000"/>
                <w:sz w:val="17"/>
                <w:szCs w:val="17"/>
              </w:rPr>
              <w:t>Medium</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B0C32F" w14:textId="77777777" w:rsidR="008B50A8" w:rsidRDefault="00473DF8">
            <w:pPr>
              <w:spacing w:before="40" w:after="40"/>
            </w:pPr>
            <w:r>
              <w:rPr>
                <w:color w:val="000000"/>
                <w:sz w:val="17"/>
                <w:szCs w:val="17"/>
              </w:rPr>
              <w:t>Monthly DR patch parity check; log delta in risk register</w:t>
            </w:r>
          </w:p>
        </w:tc>
        <w:tc>
          <w:tcPr>
            <w:tcW w:w="27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3CB672" w14:textId="77777777" w:rsidR="008B50A8" w:rsidRDefault="00473DF8">
            <w:pPr>
              <w:spacing w:before="40" w:after="40"/>
            </w:pPr>
            <w:r>
              <w:rPr>
                <w:color w:val="000000"/>
                <w:sz w:val="17"/>
                <w:szCs w:val="17"/>
              </w:rPr>
              <w:t>DBA Lead</w:t>
            </w:r>
          </w:p>
        </w:tc>
      </w:tr>
    </w:tbl>
    <w:p w14:paraId="01C1A796" w14:textId="77777777" w:rsidR="008B50A8" w:rsidRDefault="008B50A8">
      <w:pPr>
        <w:spacing w:before="80" w:after="80"/>
      </w:pPr>
    </w:p>
    <w:p w14:paraId="7D46D85D" w14:textId="77777777" w:rsidR="008B50A8" w:rsidRDefault="00473DF8">
      <w:pPr>
        <w:pStyle w:val="Heading2"/>
      </w:pPr>
      <w:r>
        <w:t>10.2  Known Manual Interventions Required</w:t>
      </w:r>
    </w:p>
    <w:p w14:paraId="21E774CE" w14:textId="77777777" w:rsidR="008B50A8" w:rsidRDefault="00473DF8">
      <w:pPr>
        <w:pStyle w:val="ListParagraph"/>
        <w:numPr>
          <w:ilvl w:val="0"/>
          <w:numId w:val="2"/>
        </w:numPr>
        <w:spacing w:before="40" w:after="40"/>
      </w:pPr>
      <w:r>
        <w:t>FSMO role seizure (Active Directory) — fully manual; no automation available</w:t>
      </w:r>
    </w:p>
    <w:p w14:paraId="4778C78C" w14:textId="77777777" w:rsidR="008B50A8" w:rsidRDefault="00473DF8">
      <w:pPr>
        <w:pStyle w:val="ListParagraph"/>
        <w:numPr>
          <w:ilvl w:val="0"/>
          <w:numId w:val="2"/>
        </w:numPr>
        <w:spacing w:before="40" w:after="40"/>
      </w:pPr>
      <w:r>
        <w:t>SRDF group suspend — requires manual execution by EMC-certified Storage Admin</w:t>
      </w:r>
    </w:p>
    <w:p w14:paraId="7F8C0EFC" w14:textId="77777777" w:rsidR="008B50A8" w:rsidRDefault="00473DF8">
      <w:pPr>
        <w:pStyle w:val="ListParagraph"/>
        <w:numPr>
          <w:ilvl w:val="0"/>
          <w:numId w:val="2"/>
        </w:numPr>
        <w:spacing w:before="40" w:after="40"/>
      </w:pPr>
      <w:r>
        <w:t>Exadata cell health verification — requires physical/SSH access to each storage cell</w:t>
      </w:r>
    </w:p>
    <w:p w14:paraId="3B27E48A" w14:textId="77777777" w:rsidR="008B50A8" w:rsidRDefault="00473DF8">
      <w:pPr>
        <w:pStyle w:val="ListParagraph"/>
        <w:numPr>
          <w:ilvl w:val="0"/>
          <w:numId w:val="2"/>
        </w:numPr>
        <w:spacing w:before="40" w:after="40"/>
      </w:pPr>
      <w:r>
        <w:t>Control-M job audit (duplicate prevention) — requires human judgment; cannot be automated</w:t>
      </w:r>
    </w:p>
    <w:p w14:paraId="047759E1" w14:textId="77777777" w:rsidR="008B50A8" w:rsidRDefault="00473DF8">
      <w:pPr>
        <w:pStyle w:val="ListParagraph"/>
        <w:numPr>
          <w:ilvl w:val="0"/>
          <w:numId w:val="2"/>
        </w:numPr>
        <w:spacing w:before="40" w:after="40"/>
      </w:pPr>
      <w:r>
        <w:t>Mainframe IPL console responses — requires trained z/OS system programmer on-call</w:t>
      </w:r>
    </w:p>
    <w:p w14:paraId="71BFB4BF" w14:textId="77777777" w:rsidR="008B50A8" w:rsidRDefault="00473DF8">
      <w:pPr>
        <w:pStyle w:val="ListParagraph"/>
        <w:numPr>
          <w:ilvl w:val="0"/>
          <w:numId w:val="2"/>
        </w:numPr>
        <w:spacing w:before="40" w:after="40"/>
      </w:pPr>
      <w:r>
        <w:t>iSeries journal application (APYJRNCHG) — requires IBM i Admin to monitor and guide</w:t>
      </w:r>
    </w:p>
    <w:p w14:paraId="62860370" w14:textId="77777777" w:rsidR="008B50A8" w:rsidRDefault="00473DF8">
      <w:r>
        <w:br w:type="page"/>
      </w:r>
    </w:p>
    <w:p w14:paraId="4A3EC9DC" w14:textId="77777777" w:rsidR="008B50A8" w:rsidRDefault="00473DF8">
      <w:pPr>
        <w:pStyle w:val="Heading1"/>
        <w:pBdr>
          <w:bottom w:val="single" w:sz="8" w:space="4" w:color="2E5FAC"/>
        </w:pBdr>
      </w:pPr>
      <w:r>
        <w:t>Section 11 — Failback Strategy (High Level)</w:t>
      </w:r>
    </w:p>
    <w:p w14:paraId="65D2E585" w14:textId="77777777" w:rsidR="008B50A8" w:rsidRDefault="00473DF8">
      <w:pPr>
        <w:pStyle w:val="Heading2"/>
      </w:pPr>
      <w:r>
        <w:t>11.1  Conditions for Failback</w:t>
      </w:r>
    </w:p>
    <w:p w14:paraId="66BC0F08" w14:textId="77777777" w:rsidR="008B50A8" w:rsidRDefault="00473DF8">
      <w:pPr>
        <w:pStyle w:val="ListParagraph"/>
        <w:numPr>
          <w:ilvl w:val="0"/>
          <w:numId w:val="2"/>
        </w:numPr>
        <w:spacing w:before="40" w:after="40"/>
      </w:pPr>
      <w:r>
        <w:t>Primary site physically restored and certified by Facilities &amp; Infrastructure teams</w:t>
      </w:r>
    </w:p>
    <w:p w14:paraId="57999F70" w14:textId="77777777" w:rsidR="008B50A8" w:rsidRDefault="00473DF8">
      <w:pPr>
        <w:pStyle w:val="ListParagraph"/>
        <w:numPr>
          <w:ilvl w:val="0"/>
          <w:numId w:val="2"/>
        </w:numPr>
        <w:spacing w:before="40" w:after="40"/>
      </w:pPr>
      <w:r>
        <w:t>Primary site systems passed full infrastructure health assessment (storage, power, cooling, network)</w:t>
      </w:r>
    </w:p>
    <w:p w14:paraId="3B867D5B" w14:textId="77777777" w:rsidR="008B50A8" w:rsidRDefault="00473DF8">
      <w:pPr>
        <w:pStyle w:val="ListParagraph"/>
        <w:numPr>
          <w:ilvl w:val="0"/>
          <w:numId w:val="2"/>
        </w:numPr>
        <w:spacing w:before="40" w:after="40"/>
      </w:pPr>
      <w:r>
        <w:t>Business authorization received from CTO and Business Owners to initiate failback</w:t>
      </w:r>
    </w:p>
    <w:p w14:paraId="3183D497" w14:textId="77777777" w:rsidR="008B50A8" w:rsidRDefault="00473DF8">
      <w:pPr>
        <w:pStyle w:val="ListParagraph"/>
        <w:numPr>
          <w:ilvl w:val="0"/>
          <w:numId w:val="2"/>
        </w:numPr>
        <w:spacing w:before="40" w:after="40"/>
      </w:pPr>
      <w:r>
        <w:t>Minimum 72-hour stability window at DR site before failback is initiated</w:t>
      </w:r>
    </w:p>
    <w:p w14:paraId="297F781A" w14:textId="77777777" w:rsidR="008B50A8" w:rsidRDefault="00473DF8">
      <w:pPr>
        <w:pStyle w:val="ListParagraph"/>
        <w:numPr>
          <w:ilvl w:val="0"/>
          <w:numId w:val="2"/>
        </w:numPr>
        <w:spacing w:before="40" w:after="40"/>
      </w:pPr>
      <w:r>
        <w:t>Planned failback window approved via Change Management (emergency CAB if required)</w:t>
      </w:r>
    </w:p>
    <w:p w14:paraId="1A2F4FB8" w14:textId="77777777" w:rsidR="008B50A8" w:rsidRDefault="008B50A8">
      <w:pPr>
        <w:spacing w:before="80" w:after="80"/>
      </w:pPr>
    </w:p>
    <w:p w14:paraId="24120A41" w14:textId="77777777" w:rsidR="008B50A8" w:rsidRDefault="00473DF8">
      <w:pPr>
        <w:pStyle w:val="Heading2"/>
      </w:pPr>
      <w:r>
        <w:t>11.2  Failback Sequence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2559"/>
        <w:gridCol w:w="2941"/>
        <w:gridCol w:w="3289"/>
      </w:tblGrid>
      <w:tr w:rsidR="008B50A8" w14:paraId="271B0EC7" w14:textId="77777777">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320333B" w14:textId="77777777" w:rsidR="008B50A8" w:rsidRDefault="00473DF8">
            <w:pPr>
              <w:spacing w:before="40" w:after="40"/>
            </w:pPr>
            <w:r>
              <w:rPr>
                <w:b/>
                <w:bCs/>
                <w:color w:val="FFFFFF"/>
              </w:rPr>
              <w:t>Seq</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55A538B" w14:textId="77777777" w:rsidR="008B50A8" w:rsidRDefault="00473DF8">
            <w:pPr>
              <w:spacing w:before="40" w:after="40"/>
            </w:pPr>
            <w:r>
              <w:rPr>
                <w:b/>
                <w:bCs/>
                <w:color w:val="FFFFFF"/>
              </w:rPr>
              <w:t>Activity</w:t>
            </w:r>
          </w:p>
        </w:tc>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543F807" w14:textId="77777777" w:rsidR="008B50A8" w:rsidRDefault="00473DF8">
            <w:pPr>
              <w:spacing w:before="40" w:after="40"/>
            </w:pPr>
            <w:r>
              <w:rPr>
                <w:b/>
                <w:bCs/>
                <w:color w:val="FFFFFF"/>
              </w:rPr>
              <w:t>Key Action</w:t>
            </w:r>
          </w:p>
        </w:tc>
        <w:tc>
          <w:tcPr>
            <w:tcW w:w="33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B8EFA0A" w14:textId="77777777" w:rsidR="008B50A8" w:rsidRDefault="00473DF8">
            <w:pPr>
              <w:spacing w:before="40" w:after="40"/>
            </w:pPr>
            <w:r>
              <w:rPr>
                <w:b/>
                <w:bCs/>
                <w:color w:val="FFFFFF"/>
              </w:rPr>
              <w:t>Note</w:t>
            </w:r>
          </w:p>
        </w:tc>
      </w:tr>
      <w:tr w:rsidR="008B50A8" w14:paraId="79AFF6DB"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12A429" w14:textId="77777777" w:rsidR="008B50A8" w:rsidRDefault="00473DF8">
            <w:pPr>
              <w:spacing w:before="40" w:after="40"/>
            </w:pPr>
            <w:r>
              <w:rPr>
                <w:color w:val="000000"/>
                <w:sz w:val="17"/>
                <w:szCs w:val="17"/>
              </w:rPr>
              <w:t>1</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3097C0" w14:textId="77777777" w:rsidR="008B50A8" w:rsidRDefault="00473DF8">
            <w:pPr>
              <w:spacing w:before="40" w:after="40"/>
            </w:pPr>
            <w:r>
              <w:rPr>
                <w:color w:val="000000"/>
                <w:sz w:val="17"/>
                <w:szCs w:val="17"/>
              </w:rPr>
              <w:t>Primary Site Rebuild</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3A9F4D" w14:textId="77777777" w:rsidR="008B50A8" w:rsidRDefault="00473DF8">
            <w:pPr>
              <w:spacing w:before="40" w:after="40"/>
            </w:pPr>
            <w:r>
              <w:rPr>
                <w:color w:val="000000"/>
                <w:sz w:val="17"/>
                <w:szCs w:val="17"/>
              </w:rPr>
              <w:t>Hardware, OS, and infrastructure validated</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4FE4529" w14:textId="77777777" w:rsidR="008B50A8" w:rsidRDefault="00473DF8">
            <w:pPr>
              <w:spacing w:before="40" w:after="40"/>
            </w:pPr>
            <w:r>
              <w:rPr>
                <w:color w:val="000000"/>
                <w:sz w:val="17"/>
                <w:szCs w:val="17"/>
              </w:rPr>
              <w:t>Do NOT remove DR configuration until failback complete</w:t>
            </w:r>
          </w:p>
        </w:tc>
      </w:tr>
      <w:tr w:rsidR="008B50A8" w14:paraId="4EF0DB69"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9E1BE7" w14:textId="77777777" w:rsidR="008B50A8" w:rsidRDefault="00473DF8">
            <w:pPr>
              <w:spacing w:before="40" w:after="40"/>
            </w:pPr>
            <w:r>
              <w:rPr>
                <w:color w:val="000000"/>
                <w:sz w:val="17"/>
                <w:szCs w:val="17"/>
              </w:rPr>
              <w:t>2</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A15FEF" w14:textId="77777777" w:rsidR="008B50A8" w:rsidRDefault="00473DF8">
            <w:pPr>
              <w:spacing w:before="40" w:after="40"/>
            </w:pPr>
            <w:r>
              <w:rPr>
                <w:color w:val="000000"/>
                <w:sz w:val="17"/>
                <w:szCs w:val="17"/>
              </w:rPr>
              <w:t>Reverse Replication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EA26C5" w14:textId="77777777" w:rsidR="008B50A8" w:rsidRDefault="00473DF8">
            <w:pPr>
              <w:spacing w:before="40" w:after="40"/>
            </w:pPr>
            <w:r>
              <w:rPr>
                <w:color w:val="000000"/>
                <w:sz w:val="17"/>
                <w:szCs w:val="17"/>
              </w:rPr>
              <w:t>Re-establish storage replication from DR → Primary</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DE3055" w14:textId="77777777" w:rsidR="008B50A8" w:rsidRDefault="00473DF8">
            <w:pPr>
              <w:spacing w:before="40" w:after="40"/>
            </w:pPr>
            <w:r>
              <w:rPr>
                <w:color w:val="000000"/>
                <w:sz w:val="17"/>
                <w:szCs w:val="17"/>
              </w:rPr>
              <w:t>Allow sync to complete; validate data integrity</w:t>
            </w:r>
          </w:p>
        </w:tc>
      </w:tr>
      <w:tr w:rsidR="008B50A8" w14:paraId="459B3D6D"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1E1D45" w14:textId="77777777" w:rsidR="008B50A8" w:rsidRDefault="00473DF8">
            <w:pPr>
              <w:spacing w:before="40" w:after="40"/>
            </w:pPr>
            <w:r>
              <w:rPr>
                <w:color w:val="000000"/>
                <w:sz w:val="17"/>
                <w:szCs w:val="17"/>
              </w:rPr>
              <w:t>3</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55968A" w14:textId="77777777" w:rsidR="008B50A8" w:rsidRDefault="00473DF8">
            <w:pPr>
              <w:spacing w:before="40" w:after="40"/>
            </w:pPr>
            <w:r>
              <w:rPr>
                <w:color w:val="000000"/>
                <w:sz w:val="17"/>
                <w:szCs w:val="17"/>
              </w:rPr>
              <w:t>Planned Switchover (not failover)</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57D07FE" w14:textId="77777777" w:rsidR="008B50A8" w:rsidRDefault="00473DF8">
            <w:pPr>
              <w:spacing w:before="40" w:after="40"/>
            </w:pPr>
            <w:r>
              <w:rPr>
                <w:color w:val="000000"/>
                <w:sz w:val="17"/>
                <w:szCs w:val="17"/>
              </w:rPr>
              <w:t>Controlled switchover using Oracle DG switchover, SRM re-protect</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A88FA4" w14:textId="77777777" w:rsidR="008B50A8" w:rsidRDefault="00473DF8">
            <w:pPr>
              <w:spacing w:before="40" w:after="40"/>
            </w:pPr>
            <w:r>
              <w:rPr>
                <w:color w:val="000000"/>
                <w:sz w:val="17"/>
                <w:szCs w:val="17"/>
              </w:rPr>
              <w:t>Zero data loss path — preferred over failover</w:t>
            </w:r>
          </w:p>
        </w:tc>
      </w:tr>
      <w:tr w:rsidR="008B50A8" w14:paraId="66BD9289"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9056EF" w14:textId="77777777" w:rsidR="008B50A8" w:rsidRDefault="00473DF8">
            <w:pPr>
              <w:spacing w:before="40" w:after="40"/>
            </w:pPr>
            <w:r>
              <w:rPr>
                <w:color w:val="000000"/>
                <w:sz w:val="17"/>
                <w:szCs w:val="17"/>
              </w:rPr>
              <w:t>4</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6414F3" w14:textId="77777777" w:rsidR="008B50A8" w:rsidRDefault="00473DF8">
            <w:pPr>
              <w:spacing w:before="40" w:after="40"/>
            </w:pPr>
            <w:r>
              <w:rPr>
                <w:color w:val="000000"/>
                <w:sz w:val="17"/>
                <w:szCs w:val="17"/>
              </w:rPr>
              <w:t>Network Cutback</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846727" w14:textId="77777777" w:rsidR="008B50A8" w:rsidRDefault="00473DF8">
            <w:pPr>
              <w:spacing w:before="40" w:after="40"/>
            </w:pPr>
            <w:r>
              <w:rPr>
                <w:color w:val="000000"/>
                <w:sz w:val="17"/>
                <w:szCs w:val="17"/>
              </w:rPr>
              <w:t>Repoint BGP, DNS, LB to primary site</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B75F17A" w14:textId="77777777" w:rsidR="008B50A8" w:rsidRDefault="00473DF8">
            <w:pPr>
              <w:spacing w:before="40" w:after="40"/>
            </w:pPr>
            <w:r>
              <w:rPr>
                <w:color w:val="000000"/>
                <w:sz w:val="17"/>
                <w:szCs w:val="17"/>
              </w:rPr>
              <w:t>Test all routes before cutting traffic</w:t>
            </w:r>
          </w:p>
        </w:tc>
      </w:tr>
      <w:tr w:rsidR="008B50A8" w14:paraId="35E52372"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AB7AF9" w14:textId="77777777" w:rsidR="008B50A8" w:rsidRDefault="00473DF8">
            <w:pPr>
              <w:spacing w:before="40" w:after="40"/>
            </w:pPr>
            <w:r>
              <w:rPr>
                <w:color w:val="000000"/>
                <w:sz w:val="17"/>
                <w:szCs w:val="17"/>
              </w:rPr>
              <w:t>5</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9956D4" w14:textId="77777777" w:rsidR="008B50A8" w:rsidRDefault="00473DF8">
            <w:pPr>
              <w:spacing w:before="40" w:after="40"/>
            </w:pPr>
            <w:r>
              <w:rPr>
                <w:color w:val="000000"/>
                <w:sz w:val="17"/>
                <w:szCs w:val="17"/>
              </w:rPr>
              <w:t>Application Validation</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7A501F1" w14:textId="77777777" w:rsidR="008B50A8" w:rsidRDefault="00473DF8">
            <w:pPr>
              <w:spacing w:before="40" w:after="40"/>
            </w:pPr>
            <w:r>
              <w:rPr>
                <w:color w:val="000000"/>
                <w:sz w:val="17"/>
                <w:szCs w:val="17"/>
              </w:rPr>
              <w:t>Full BIA test set run at primary site</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486F5D" w14:textId="77777777" w:rsidR="008B50A8" w:rsidRDefault="00473DF8">
            <w:pPr>
              <w:spacing w:before="40" w:after="40"/>
            </w:pPr>
            <w:r>
              <w:rPr>
                <w:color w:val="000000"/>
                <w:sz w:val="17"/>
                <w:szCs w:val="17"/>
              </w:rPr>
              <w:t>Business sign-off required before declaring primary live</w:t>
            </w:r>
          </w:p>
        </w:tc>
      </w:tr>
      <w:tr w:rsidR="008B50A8" w14:paraId="54999D7C" w14:textId="77777777">
        <w:tc>
          <w:tcPr>
            <w:tcW w:w="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8D8C08" w14:textId="77777777" w:rsidR="008B50A8" w:rsidRDefault="00473DF8">
            <w:pPr>
              <w:spacing w:before="40" w:after="40"/>
            </w:pPr>
            <w:r>
              <w:rPr>
                <w:color w:val="000000"/>
                <w:sz w:val="17"/>
                <w:szCs w:val="17"/>
              </w:rPr>
              <w:t>6</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41CA8C" w14:textId="77777777" w:rsidR="008B50A8" w:rsidRDefault="00473DF8">
            <w:pPr>
              <w:spacing w:before="40" w:after="40"/>
            </w:pPr>
            <w:r>
              <w:rPr>
                <w:color w:val="000000"/>
                <w:sz w:val="17"/>
                <w:szCs w:val="17"/>
              </w:rPr>
              <w:t>DR Site Decommission (temporary)</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6044D2E" w14:textId="77777777" w:rsidR="008B50A8" w:rsidRDefault="00473DF8">
            <w:pPr>
              <w:spacing w:before="40" w:after="40"/>
            </w:pPr>
            <w:r>
              <w:rPr>
                <w:color w:val="000000"/>
                <w:sz w:val="17"/>
                <w:szCs w:val="17"/>
              </w:rPr>
              <w:t>Remove DR-specific configs; re-stage DR for next event</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119BFB" w14:textId="77777777" w:rsidR="008B50A8" w:rsidRDefault="00473DF8">
            <w:pPr>
              <w:spacing w:before="40" w:after="40"/>
            </w:pPr>
            <w:r>
              <w:rPr>
                <w:color w:val="000000"/>
                <w:sz w:val="17"/>
                <w:szCs w:val="17"/>
              </w:rPr>
              <w:t>Control-M: re-point to primary; disable DR agents</w:t>
            </w:r>
          </w:p>
        </w:tc>
      </w:tr>
      <w:tr w:rsidR="008B50A8" w14:paraId="3B1D4C2D" w14:textId="77777777">
        <w:tc>
          <w:tcPr>
            <w:tcW w:w="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43B8BD2" w14:textId="77777777" w:rsidR="008B50A8" w:rsidRDefault="00473DF8">
            <w:pPr>
              <w:spacing w:before="40" w:after="40"/>
            </w:pPr>
            <w:r>
              <w:rPr>
                <w:color w:val="000000"/>
                <w:sz w:val="17"/>
                <w:szCs w:val="17"/>
              </w:rPr>
              <w:t>7</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6FAEBD" w14:textId="77777777" w:rsidR="008B50A8" w:rsidRDefault="00473DF8">
            <w:pPr>
              <w:spacing w:before="40" w:after="40"/>
            </w:pPr>
            <w:r>
              <w:rPr>
                <w:color w:val="000000"/>
                <w:sz w:val="17"/>
                <w:szCs w:val="17"/>
              </w:rPr>
              <w:t>Lessons Learned</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8F4C06" w14:textId="77777777" w:rsidR="008B50A8" w:rsidRDefault="00473DF8">
            <w:pPr>
              <w:spacing w:before="40" w:after="40"/>
            </w:pPr>
            <w:r>
              <w:rPr>
                <w:color w:val="000000"/>
                <w:sz w:val="17"/>
                <w:szCs w:val="17"/>
              </w:rPr>
              <w:t>Post-incident report within 5 business days</w:t>
            </w:r>
          </w:p>
        </w:tc>
        <w:tc>
          <w:tcPr>
            <w:tcW w:w="33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6440F8" w14:textId="77777777" w:rsidR="008B50A8" w:rsidRDefault="00473DF8">
            <w:pPr>
              <w:spacing w:before="40" w:after="40"/>
            </w:pPr>
            <w:r>
              <w:rPr>
                <w:color w:val="000000"/>
                <w:sz w:val="17"/>
                <w:szCs w:val="17"/>
              </w:rPr>
              <w:t>Update playbook; update DR risk register</w:t>
            </w:r>
          </w:p>
        </w:tc>
      </w:tr>
    </w:tbl>
    <w:p w14:paraId="6E002B45"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600D5847" w14:textId="77777777">
        <w:tc>
          <w:tcPr>
            <w:tcW w:w="9360" w:type="dxa"/>
            <w:tcBorders>
              <w:top w:val="single" w:sz="6" w:space="0" w:color="0E6B6B"/>
              <w:left w:val="single" w:sz="6" w:space="0" w:color="0E6B6B"/>
              <w:bottom w:val="single" w:sz="6" w:space="0" w:color="0E6B6B"/>
              <w:right w:val="single" w:sz="6" w:space="0" w:color="0E6B6B"/>
            </w:tcBorders>
            <w:shd w:val="clear" w:color="auto" w:fill="E2EFDA"/>
            <w:tcMar>
              <w:top w:w="100" w:type="dxa"/>
              <w:left w:w="160" w:type="dxa"/>
              <w:bottom w:w="100" w:type="dxa"/>
              <w:right w:w="160" w:type="dxa"/>
            </w:tcMar>
          </w:tcPr>
          <w:p w14:paraId="1788D680" w14:textId="77777777" w:rsidR="008B50A8" w:rsidRDefault="00473DF8">
            <w:pPr>
              <w:spacing w:before="40" w:after="20"/>
            </w:pPr>
            <w:r>
              <w:rPr>
                <w:b/>
                <w:bCs/>
                <w:color w:val="0E6B6B"/>
                <w:sz w:val="19"/>
                <w:szCs w:val="19"/>
              </w:rPr>
              <w:t>Failback Principle</w:t>
            </w:r>
          </w:p>
          <w:p w14:paraId="7799BDA5" w14:textId="77777777" w:rsidR="008B50A8" w:rsidRDefault="00473DF8">
            <w:pPr>
              <w:spacing w:before="20" w:after="40"/>
            </w:pPr>
            <w:r>
              <w:rPr>
                <w:color w:val="000000"/>
              </w:rPr>
              <w:t>Failback is treated as a planned, change-managed activity — NOT an emergency. The organization should be prepared to operate from the DR site for weeks if necessary. Never rush failback under pressure; an unstable failback can result in a secondary outage.</w:t>
            </w:r>
          </w:p>
        </w:tc>
      </w:tr>
    </w:tbl>
    <w:p w14:paraId="7B008703" w14:textId="77777777" w:rsidR="008B50A8" w:rsidRDefault="00473DF8">
      <w:r>
        <w:br w:type="page"/>
      </w:r>
    </w:p>
    <w:p w14:paraId="5E487B85" w14:textId="77777777" w:rsidR="008B50A8" w:rsidRDefault="00473DF8">
      <w:pPr>
        <w:pStyle w:val="Heading1"/>
        <w:pBdr>
          <w:bottom w:val="single" w:sz="8" w:space="4" w:color="2E5FAC"/>
        </w:pBdr>
      </w:pPr>
      <w:r>
        <w:t>Section 12 — Failover Timeline View (Hour-by-Hour)</w:t>
      </w:r>
    </w:p>
    <w:p w14:paraId="1DB779DB" w14:textId="77777777" w:rsidR="008B50A8" w:rsidRDefault="00473DF8">
      <w:pPr>
        <w:pStyle w:val="Heading2"/>
      </w:pPr>
      <w:r>
        <w:t>12.1  Target Timeline — Tier-0 RTO: 4 Hours | Tier-1 RTO: 8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200"/>
        <w:gridCol w:w="3660"/>
      </w:tblGrid>
      <w:tr w:rsidR="008B50A8" w14:paraId="6F480DAA" w14:textId="77777777">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2CA868D" w14:textId="77777777" w:rsidR="008B50A8" w:rsidRDefault="00473DF8">
            <w:pPr>
              <w:spacing w:before="40" w:after="40"/>
            </w:pPr>
            <w:r>
              <w:rPr>
                <w:b/>
                <w:bCs/>
                <w:color w:val="FFFFFF"/>
              </w:rPr>
              <w:t>Time Window</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E988758" w14:textId="77777777" w:rsidR="008B50A8" w:rsidRDefault="00473DF8">
            <w:pPr>
              <w:spacing w:before="40" w:after="40"/>
            </w:pPr>
            <w:r>
              <w:rPr>
                <w:b/>
                <w:bCs/>
                <w:color w:val="FFFFFF"/>
              </w:rPr>
              <w:t>Phase</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C8D16AE" w14:textId="77777777" w:rsidR="008B50A8" w:rsidRDefault="00473DF8">
            <w:pPr>
              <w:spacing w:before="40" w:after="40"/>
            </w:pPr>
            <w:r>
              <w:rPr>
                <w:b/>
                <w:bCs/>
                <w:color w:val="FFFFFF"/>
              </w:rPr>
              <w:t>Responsible Team</w:t>
            </w:r>
          </w:p>
        </w:tc>
        <w:tc>
          <w:tcPr>
            <w:tcW w:w="36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5BABF7A3" w14:textId="77777777" w:rsidR="008B50A8" w:rsidRDefault="00473DF8">
            <w:pPr>
              <w:spacing w:before="40" w:after="40"/>
            </w:pPr>
            <w:r>
              <w:rPr>
                <w:b/>
                <w:bCs/>
                <w:color w:val="FFFFFF"/>
              </w:rPr>
              <w:t>Key Actions &amp; Milestones</w:t>
            </w:r>
          </w:p>
        </w:tc>
      </w:tr>
      <w:tr w:rsidR="008B50A8" w14:paraId="1142F6AB" w14:textId="77777777">
        <w:tc>
          <w:tcPr>
            <w:tcW w:w="13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3A4130B7" w14:textId="77777777" w:rsidR="008B50A8" w:rsidRDefault="00473DF8">
            <w:pPr>
              <w:spacing w:before="40" w:after="40"/>
            </w:pPr>
            <w:r>
              <w:rPr>
                <w:color w:val="000000"/>
                <w:sz w:val="17"/>
                <w:szCs w:val="17"/>
              </w:rPr>
              <w:t>H+0:00–H+0:30</w:t>
            </w:r>
          </w:p>
        </w:tc>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71F69CFE" w14:textId="77777777" w:rsidR="008B50A8" w:rsidRDefault="00473DF8">
            <w:pPr>
              <w:spacing w:before="40" w:after="40"/>
            </w:pPr>
            <w:r>
              <w:rPr>
                <w:color w:val="000000"/>
                <w:sz w:val="17"/>
                <w:szCs w:val="17"/>
              </w:rPr>
              <w:t>Pre-Failover (Phase 0)</w:t>
            </w:r>
          </w:p>
        </w:tc>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1CF1A52D" w14:textId="77777777" w:rsidR="008B50A8" w:rsidRDefault="00473DF8">
            <w:pPr>
              <w:spacing w:before="40" w:after="40"/>
            </w:pPr>
            <w:r>
              <w:rPr>
                <w:color w:val="000000"/>
                <w:sz w:val="17"/>
                <w:szCs w:val="17"/>
              </w:rPr>
              <w:t>Incident Cmdr + All Leads</w:t>
            </w:r>
          </w:p>
        </w:tc>
        <w:tc>
          <w:tcPr>
            <w:tcW w:w="366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7D5A6E36" w14:textId="77777777" w:rsidR="008B50A8" w:rsidRDefault="00473DF8">
            <w:pPr>
              <w:spacing w:before="40" w:after="40"/>
            </w:pPr>
            <w:r>
              <w:rPr>
                <w:color w:val="000000"/>
                <w:sz w:val="17"/>
                <w:szCs w:val="17"/>
              </w:rPr>
              <w:t>DR declared; war room active; all leads on bridge; VC-0 signed</w:t>
            </w:r>
          </w:p>
        </w:tc>
      </w:tr>
      <w:tr w:rsidR="008B50A8" w14:paraId="7724E510"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FDCB12" w14:textId="77777777" w:rsidR="008B50A8" w:rsidRDefault="00473DF8">
            <w:pPr>
              <w:spacing w:before="40" w:after="40"/>
            </w:pPr>
            <w:r>
              <w:rPr>
                <w:color w:val="000000"/>
                <w:sz w:val="17"/>
                <w:szCs w:val="17"/>
              </w:rPr>
              <w:t>H+0:30–H+1:00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3646049" w14:textId="77777777" w:rsidR="008B50A8" w:rsidRDefault="00473DF8">
            <w:pPr>
              <w:spacing w:before="40" w:after="40"/>
            </w:pPr>
            <w:r>
              <w:rPr>
                <w:color w:val="000000"/>
                <w:sz w:val="17"/>
                <w:szCs w:val="17"/>
              </w:rPr>
              <w:t>Storage Failover (Phase 1)</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CCE95D4" w14:textId="77777777" w:rsidR="008B50A8" w:rsidRDefault="00473DF8">
            <w:pPr>
              <w:spacing w:before="40" w:after="40"/>
            </w:pPr>
            <w:r>
              <w:rPr>
                <w:color w:val="000000"/>
                <w:sz w:val="17"/>
                <w:szCs w:val="17"/>
              </w:rPr>
              <w:t>Storage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C56C088" w14:textId="77777777" w:rsidR="008B50A8" w:rsidRDefault="00473DF8">
            <w:pPr>
              <w:spacing w:before="40" w:after="40"/>
            </w:pPr>
            <w:r>
              <w:rPr>
                <w:color w:val="000000"/>
                <w:sz w:val="17"/>
                <w:szCs w:val="17"/>
              </w:rPr>
              <w:t>SRDF suspend; SnapMirror break; LUNs presented; snapshots taken; VC-1</w:t>
            </w:r>
          </w:p>
        </w:tc>
      </w:tr>
      <w:tr w:rsidR="008B50A8" w14:paraId="6748166D"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D7497D6" w14:textId="77777777" w:rsidR="008B50A8" w:rsidRDefault="00473DF8">
            <w:pPr>
              <w:spacing w:before="40" w:after="40"/>
            </w:pPr>
            <w:r>
              <w:rPr>
                <w:color w:val="000000"/>
                <w:sz w:val="17"/>
                <w:szCs w:val="17"/>
              </w:rPr>
              <w:t>H+1:00–H+2:00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F1E4DA" w14:textId="77777777" w:rsidR="008B50A8" w:rsidRDefault="00473DF8">
            <w:pPr>
              <w:spacing w:before="40" w:after="40"/>
            </w:pPr>
            <w:r>
              <w:rPr>
                <w:color w:val="000000"/>
                <w:sz w:val="17"/>
                <w:szCs w:val="17"/>
              </w:rPr>
              <w:t>VMware Failover (Phase 2)</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E55F8E" w14:textId="77777777" w:rsidR="008B50A8" w:rsidRDefault="00473DF8">
            <w:pPr>
              <w:spacing w:before="40" w:after="40"/>
            </w:pPr>
            <w:r>
              <w:rPr>
                <w:color w:val="000000"/>
                <w:sz w:val="17"/>
                <w:szCs w:val="17"/>
              </w:rPr>
              <w:t>VMware Team</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8F94B0" w14:textId="77777777" w:rsidR="008B50A8" w:rsidRDefault="00473DF8">
            <w:pPr>
              <w:spacing w:before="40" w:after="40"/>
            </w:pPr>
            <w:r>
              <w:rPr>
                <w:color w:val="000000"/>
                <w:sz w:val="17"/>
                <w:szCs w:val="17"/>
              </w:rPr>
              <w:t>SRM Tier-0 plan executed; Tier-1 plan executed; VMs validated; VC-2</w:t>
            </w:r>
          </w:p>
        </w:tc>
      </w:tr>
      <w:tr w:rsidR="008B50A8" w14:paraId="690E0674"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391426A" w14:textId="77777777" w:rsidR="008B50A8" w:rsidRDefault="00473DF8">
            <w:pPr>
              <w:spacing w:before="40" w:after="40"/>
            </w:pPr>
            <w:r>
              <w:rPr>
                <w:color w:val="000000"/>
                <w:sz w:val="17"/>
                <w:szCs w:val="17"/>
              </w:rPr>
              <w:t>H+1:00–H+1:45</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6ADCF27" w14:textId="77777777" w:rsidR="008B50A8" w:rsidRDefault="00473DF8">
            <w:pPr>
              <w:spacing w:before="40" w:after="40"/>
            </w:pPr>
            <w:r>
              <w:rPr>
                <w:color w:val="000000"/>
                <w:sz w:val="17"/>
                <w:szCs w:val="17"/>
              </w:rPr>
              <w:t>Network Cutover (Phase 3) [Parallel]</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4F0BB32" w14:textId="77777777" w:rsidR="008B50A8" w:rsidRDefault="00473DF8">
            <w:pPr>
              <w:spacing w:before="40" w:after="40"/>
            </w:pPr>
            <w:r>
              <w:rPr>
                <w:color w:val="000000"/>
                <w:sz w:val="17"/>
                <w:szCs w:val="17"/>
              </w:rPr>
              <w:t>Network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24A5790" w14:textId="77777777" w:rsidR="008B50A8" w:rsidRDefault="00473DF8">
            <w:pPr>
              <w:spacing w:before="40" w:after="40"/>
            </w:pPr>
            <w:r>
              <w:rPr>
                <w:color w:val="000000"/>
                <w:sz w:val="17"/>
                <w:szCs w:val="17"/>
              </w:rPr>
              <w:t>BGP activated; firewall policies live; LB pools healthy; VC-3</w:t>
            </w:r>
          </w:p>
        </w:tc>
      </w:tr>
      <w:tr w:rsidR="008B50A8" w14:paraId="5F33A97A"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1A737F" w14:textId="77777777" w:rsidR="008B50A8" w:rsidRDefault="00473DF8">
            <w:pPr>
              <w:spacing w:before="40" w:after="40"/>
            </w:pPr>
            <w:r>
              <w:rPr>
                <w:color w:val="000000"/>
                <w:sz w:val="17"/>
                <w:szCs w:val="17"/>
              </w:rPr>
              <w:t>H+1:00–H+2:30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CDA36E" w14:textId="77777777" w:rsidR="008B50A8" w:rsidRDefault="00473DF8">
            <w:pPr>
              <w:spacing w:before="40" w:after="40"/>
            </w:pPr>
            <w:r>
              <w:rPr>
                <w:color w:val="000000"/>
                <w:sz w:val="17"/>
                <w:szCs w:val="17"/>
              </w:rPr>
              <w:t>Mainframe IPL (Phase 8) [Parallel]</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3039A10" w14:textId="77777777" w:rsidR="008B50A8" w:rsidRDefault="00473DF8">
            <w:pPr>
              <w:spacing w:before="40" w:after="40"/>
            </w:pPr>
            <w:r>
              <w:rPr>
                <w:color w:val="000000"/>
                <w:sz w:val="17"/>
                <w:szCs w:val="17"/>
              </w:rPr>
              <w:t>Mainframe Team</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3A2F40" w14:textId="77777777" w:rsidR="008B50A8" w:rsidRDefault="00473DF8">
            <w:pPr>
              <w:spacing w:before="40" w:after="40"/>
            </w:pPr>
            <w:r>
              <w:rPr>
                <w:color w:val="000000"/>
                <w:sz w:val="17"/>
                <w:szCs w:val="17"/>
              </w:rPr>
              <w:t>z/OS IPL; JES2/VTAM/CICS/IMS start; iSeries subsystems active; VC-8</w:t>
            </w:r>
          </w:p>
        </w:tc>
      </w:tr>
      <w:tr w:rsidR="008B50A8" w14:paraId="20463B5A"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BF997A4" w14:textId="77777777" w:rsidR="008B50A8" w:rsidRDefault="00473DF8">
            <w:pPr>
              <w:spacing w:before="40" w:after="40"/>
            </w:pPr>
            <w:r>
              <w:rPr>
                <w:color w:val="000000"/>
                <w:sz w:val="17"/>
                <w:szCs w:val="17"/>
              </w:rPr>
              <w:t>H+2:00–H+2:30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3B651E" w14:textId="77777777" w:rsidR="008B50A8" w:rsidRDefault="00473DF8">
            <w:pPr>
              <w:spacing w:before="40" w:after="40"/>
            </w:pPr>
            <w:r>
              <w:rPr>
                <w:color w:val="000000"/>
                <w:sz w:val="17"/>
                <w:szCs w:val="17"/>
              </w:rPr>
              <w:t>AD / DNS Cutover (Phase 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A2F103" w14:textId="77777777" w:rsidR="008B50A8" w:rsidRDefault="00473DF8">
            <w:pPr>
              <w:spacing w:before="40" w:after="40"/>
            </w:pPr>
            <w:r>
              <w:rPr>
                <w:color w:val="000000"/>
                <w:sz w:val="17"/>
                <w:szCs w:val="17"/>
              </w:rPr>
              <w:t>Identity + DNS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C04D403" w14:textId="77777777" w:rsidR="008B50A8" w:rsidRDefault="00473DF8">
            <w:pPr>
              <w:spacing w:before="40" w:after="40"/>
            </w:pPr>
            <w:r>
              <w:rPr>
                <w:color w:val="000000"/>
                <w:sz w:val="17"/>
                <w:szCs w:val="17"/>
              </w:rPr>
              <w:t>FSMO verified; AD replication confirmed; DNS updated; VC-4</w:t>
            </w:r>
          </w:p>
        </w:tc>
      </w:tr>
      <w:tr w:rsidR="008B50A8" w14:paraId="5E9C6449"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15FB161" w14:textId="77777777" w:rsidR="008B50A8" w:rsidRDefault="00473DF8">
            <w:pPr>
              <w:spacing w:before="40" w:after="40"/>
            </w:pPr>
            <w:r>
              <w:rPr>
                <w:color w:val="000000"/>
                <w:sz w:val="17"/>
                <w:szCs w:val="17"/>
              </w:rPr>
              <w:t>H+2:30–H+3:30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24AD3C" w14:textId="77777777" w:rsidR="008B50A8" w:rsidRDefault="00473DF8">
            <w:pPr>
              <w:spacing w:before="40" w:after="40"/>
            </w:pPr>
            <w:r>
              <w:rPr>
                <w:color w:val="000000"/>
                <w:sz w:val="17"/>
                <w:szCs w:val="17"/>
              </w:rPr>
              <w:t>Database Failover (Phase 5)</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1685DB" w14:textId="77777777" w:rsidR="008B50A8" w:rsidRDefault="00473DF8">
            <w:pPr>
              <w:spacing w:before="40" w:after="40"/>
            </w:pPr>
            <w:r>
              <w:rPr>
                <w:color w:val="000000"/>
                <w:sz w:val="17"/>
                <w:szCs w:val="17"/>
              </w:rPr>
              <w:t>DBA Team</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19D8BC" w14:textId="77777777" w:rsidR="008B50A8" w:rsidRDefault="00473DF8">
            <w:pPr>
              <w:spacing w:before="40" w:after="40"/>
            </w:pPr>
            <w:r>
              <w:rPr>
                <w:color w:val="000000"/>
                <w:sz w:val="17"/>
                <w:szCs w:val="17"/>
              </w:rPr>
              <w:t>Oracle DG failover; Exadata health; SQL AG failover; DB2 start; VC-5</w:t>
            </w:r>
          </w:p>
        </w:tc>
      </w:tr>
      <w:tr w:rsidR="008B50A8" w14:paraId="6DD844AF"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0C02301" w14:textId="77777777" w:rsidR="008B50A8" w:rsidRDefault="00473DF8">
            <w:pPr>
              <w:spacing w:before="40" w:after="40"/>
            </w:pPr>
            <w:r>
              <w:rPr>
                <w:color w:val="000000"/>
                <w:sz w:val="17"/>
                <w:szCs w:val="17"/>
              </w:rPr>
              <w:t>H+3:30–H+4:00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0BB913" w14:textId="77777777" w:rsidR="008B50A8" w:rsidRDefault="00473DF8">
            <w:pPr>
              <w:spacing w:before="40" w:after="40"/>
            </w:pPr>
            <w:r>
              <w:rPr>
                <w:color w:val="000000"/>
                <w:sz w:val="17"/>
                <w:szCs w:val="17"/>
              </w:rPr>
              <w:t>Middleware Recovery (Phase 6)</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C7F455" w14:textId="77777777" w:rsidR="008B50A8" w:rsidRDefault="00473DF8">
            <w:pPr>
              <w:spacing w:before="40" w:after="40"/>
            </w:pPr>
            <w:r>
              <w:rPr>
                <w:color w:val="000000"/>
                <w:sz w:val="17"/>
                <w:szCs w:val="17"/>
              </w:rPr>
              <w:t>WAS + MQ Team</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3F51FF9" w14:textId="77777777" w:rsidR="008B50A8" w:rsidRDefault="00473DF8">
            <w:pPr>
              <w:spacing w:before="40" w:after="40"/>
            </w:pPr>
            <w:r>
              <w:rPr>
                <w:color w:val="000000"/>
                <w:sz w:val="17"/>
                <w:szCs w:val="17"/>
              </w:rPr>
              <w:t>DMGR up; node agents up; JDBC updated; MQ channels active; VC-6</w:t>
            </w:r>
          </w:p>
        </w:tc>
      </w:tr>
      <w:tr w:rsidR="008B50A8" w14:paraId="4C290CD0"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CCFD461" w14:textId="77777777" w:rsidR="008B50A8" w:rsidRDefault="00473DF8">
            <w:pPr>
              <w:spacing w:before="40" w:after="40"/>
            </w:pPr>
            <w:r>
              <w:rPr>
                <w:color w:val="000000"/>
                <w:sz w:val="17"/>
                <w:szCs w:val="17"/>
              </w:rPr>
              <w:t>H+4:00–H+5:00</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C1348CE" w14:textId="77777777" w:rsidR="008B50A8" w:rsidRDefault="00473DF8">
            <w:pPr>
              <w:spacing w:before="40" w:after="40"/>
            </w:pPr>
            <w:r>
              <w:rPr>
                <w:color w:val="000000"/>
                <w:sz w:val="17"/>
                <w:szCs w:val="17"/>
              </w:rPr>
              <w:t>Tier-0 Apps (Phase 7a)</w:t>
            </w:r>
          </w:p>
        </w:tc>
        <w:tc>
          <w:tcPr>
            <w:tcW w:w="2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ADCF030" w14:textId="77777777" w:rsidR="008B50A8" w:rsidRDefault="00473DF8">
            <w:pPr>
              <w:spacing w:before="40" w:after="40"/>
            </w:pPr>
            <w:r>
              <w:rPr>
                <w:color w:val="000000"/>
                <w:sz w:val="17"/>
                <w:szCs w:val="17"/>
              </w:rPr>
              <w:t>App Lead + Bus. Owners</w:t>
            </w:r>
          </w:p>
        </w:tc>
        <w:tc>
          <w:tcPr>
            <w:tcW w:w="36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8F723E6" w14:textId="77777777" w:rsidR="008B50A8" w:rsidRDefault="00473DF8">
            <w:pPr>
              <w:spacing w:before="40" w:after="40"/>
            </w:pPr>
            <w:r>
              <w:rPr>
                <w:color w:val="000000"/>
                <w:sz w:val="17"/>
                <w:szCs w:val="17"/>
              </w:rPr>
              <w:t>Core Banking + Payment GW live; business smoke test; VC-7 (Tier-0)</w:t>
            </w:r>
          </w:p>
        </w:tc>
      </w:tr>
      <w:tr w:rsidR="008B50A8" w14:paraId="0ABA51FE" w14:textId="77777777">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DDD74BB" w14:textId="77777777" w:rsidR="008B50A8" w:rsidRDefault="00473DF8">
            <w:pPr>
              <w:spacing w:before="40" w:after="40"/>
            </w:pPr>
            <w:r>
              <w:rPr>
                <w:color w:val="000000"/>
                <w:sz w:val="17"/>
                <w:szCs w:val="17"/>
              </w:rPr>
              <w:t>H+5:00–H+7:00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D41CBA" w14:textId="77777777" w:rsidR="008B50A8" w:rsidRDefault="00473DF8">
            <w:pPr>
              <w:spacing w:before="40" w:after="40"/>
            </w:pPr>
            <w:r>
              <w:rPr>
                <w:color w:val="000000"/>
                <w:sz w:val="17"/>
                <w:szCs w:val="17"/>
              </w:rPr>
              <w:t>Tier-1 Apps (Phase 7b)</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5EC989" w14:textId="77777777" w:rsidR="008B50A8" w:rsidRDefault="00473DF8">
            <w:pPr>
              <w:spacing w:before="40" w:after="40"/>
            </w:pPr>
            <w:r>
              <w:rPr>
                <w:color w:val="000000"/>
                <w:sz w:val="17"/>
                <w:szCs w:val="17"/>
              </w:rPr>
              <w:t>App Lead + Bus. Owners</w:t>
            </w:r>
          </w:p>
        </w:tc>
        <w:tc>
          <w:tcPr>
            <w:tcW w:w="3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666EEE" w14:textId="77777777" w:rsidR="008B50A8" w:rsidRDefault="00473DF8">
            <w:pPr>
              <w:spacing w:before="40" w:after="40"/>
            </w:pPr>
            <w:r>
              <w:rPr>
                <w:color w:val="000000"/>
                <w:sz w:val="17"/>
                <w:szCs w:val="17"/>
              </w:rPr>
              <w:t>ERP, CRM, Customer Portal live; business validation; VC-7 (Tier-1)</w:t>
            </w:r>
          </w:p>
        </w:tc>
      </w:tr>
      <w:tr w:rsidR="008B50A8" w14:paraId="4442DE5E" w14:textId="77777777">
        <w:tc>
          <w:tcPr>
            <w:tcW w:w="1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8E83339" w14:textId="77777777" w:rsidR="008B50A8" w:rsidRDefault="00473DF8">
            <w:pPr>
              <w:spacing w:before="40" w:after="40"/>
            </w:pPr>
            <w:r>
              <w:rPr>
                <w:color w:val="000000"/>
                <w:sz w:val="17"/>
                <w:szCs w:val="17"/>
              </w:rPr>
              <w:t>H+7:00–H+8:00</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F01E327" w14:textId="77777777" w:rsidR="008B50A8" w:rsidRDefault="00473DF8">
            <w:pPr>
              <w:spacing w:before="40" w:after="40"/>
            </w:pPr>
            <w:r>
              <w:rPr>
                <w:color w:val="000000"/>
                <w:sz w:val="17"/>
                <w:szCs w:val="17"/>
              </w:rPr>
              <w:t>Control-M Activation (Phase 9)</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743A04" w14:textId="77777777" w:rsidR="008B50A8" w:rsidRDefault="00473DF8">
            <w:pPr>
              <w:spacing w:before="40" w:after="40"/>
            </w:pPr>
            <w:r>
              <w:rPr>
                <w:color w:val="000000"/>
                <w:sz w:val="17"/>
                <w:szCs w:val="17"/>
              </w:rPr>
              <w:t>Batch Lead</w:t>
            </w:r>
          </w:p>
        </w:tc>
        <w:tc>
          <w:tcPr>
            <w:tcW w:w="3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E28631" w14:textId="77777777" w:rsidR="008B50A8" w:rsidRDefault="00473DF8">
            <w:pPr>
              <w:spacing w:before="40" w:after="40"/>
            </w:pPr>
            <w:r>
              <w:rPr>
                <w:color w:val="000000"/>
                <w:sz w:val="17"/>
                <w:szCs w:val="17"/>
              </w:rPr>
              <w:t>Control-M live at DR; critical jobs released; duplicate check done; VC-9</w:t>
            </w:r>
          </w:p>
        </w:tc>
      </w:tr>
      <w:tr w:rsidR="008B50A8" w14:paraId="022EFE6D" w14:textId="77777777">
        <w:tc>
          <w:tcPr>
            <w:tcW w:w="13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4598A73" w14:textId="77777777" w:rsidR="008B50A8" w:rsidRDefault="00473DF8">
            <w:pPr>
              <w:spacing w:before="40" w:after="40"/>
            </w:pPr>
            <w:r>
              <w:rPr>
                <w:color w:val="000000"/>
                <w:sz w:val="17"/>
                <w:szCs w:val="17"/>
              </w:rPr>
              <w:t>H+8:00+</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A213080" w14:textId="77777777" w:rsidR="008B50A8" w:rsidRDefault="00473DF8">
            <w:pPr>
              <w:spacing w:before="40" w:after="40"/>
            </w:pPr>
            <w:r>
              <w:rPr>
                <w:color w:val="000000"/>
                <w:sz w:val="17"/>
                <w:szCs w:val="17"/>
              </w:rPr>
              <w:t>Tier-2 Apps + Full Business Val.</w:t>
            </w:r>
          </w:p>
        </w:tc>
        <w:tc>
          <w:tcPr>
            <w:tcW w:w="2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364E665B" w14:textId="77777777" w:rsidR="008B50A8" w:rsidRDefault="00473DF8">
            <w:pPr>
              <w:spacing w:before="40" w:after="40"/>
            </w:pPr>
            <w:r>
              <w:rPr>
                <w:color w:val="000000"/>
                <w:sz w:val="17"/>
                <w:szCs w:val="17"/>
              </w:rPr>
              <w:t>App Lead + All BUs</w:t>
            </w:r>
          </w:p>
        </w:tc>
        <w:tc>
          <w:tcPr>
            <w:tcW w:w="36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8B99250" w14:textId="77777777" w:rsidR="008B50A8" w:rsidRDefault="00473DF8">
            <w:pPr>
              <w:spacing w:before="40" w:after="40"/>
            </w:pPr>
            <w:r>
              <w:rPr>
                <w:color w:val="000000"/>
                <w:sz w:val="17"/>
                <w:szCs w:val="17"/>
              </w:rPr>
              <w:t>Full business validation; FINAL sign-off by CTO; DR declared operational</w:t>
            </w:r>
          </w:p>
        </w:tc>
      </w:tr>
    </w:tbl>
    <w:p w14:paraId="5FE35CB5" w14:textId="77777777" w:rsidR="008B50A8" w:rsidRDefault="00473DF8">
      <w:r>
        <w:br w:type="page"/>
      </w:r>
    </w:p>
    <w:p w14:paraId="3068860A" w14:textId="77777777" w:rsidR="008B50A8" w:rsidRDefault="00473DF8">
      <w:pPr>
        <w:pStyle w:val="Heading1"/>
        <w:pBdr>
          <w:bottom w:val="single" w:sz="8" w:space="4" w:color="2E5FAC"/>
        </w:pBdr>
      </w:pPr>
      <w:r>
        <w:t>Section 13 — Single-Page DR Execution Dashboard</w:t>
      </w:r>
    </w:p>
    <w:p w14:paraId="34EB08E5" w14:textId="77777777" w:rsidR="008B50A8" w:rsidRDefault="00473DF8">
      <w:pPr>
        <w:spacing w:before="60" w:after="60"/>
      </w:pPr>
      <w:r>
        <w:rPr>
          <w:color w:val="000000"/>
        </w:rPr>
        <w:t>This dashboard is updated by the Incident Commander every 30 minutes during DR execution and shared with executive leadership.</w:t>
      </w:r>
    </w:p>
    <w:p w14:paraId="37C11C2C"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50A8" w14:paraId="2143B340" w14:textId="77777777">
        <w:tc>
          <w:tcPr>
            <w:tcW w:w="312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6629BCE" w14:textId="77777777" w:rsidR="008B50A8" w:rsidRDefault="00473DF8">
            <w:pPr>
              <w:spacing w:before="40" w:after="40"/>
              <w:jc w:val="center"/>
            </w:pPr>
            <w:r>
              <w:rPr>
                <w:b/>
                <w:bCs/>
                <w:color w:val="FFFFFF"/>
                <w:sz w:val="20"/>
                <w:szCs w:val="20"/>
              </w:rPr>
              <w:t>DR DECLARED: [Date / Time UTC]</w:t>
            </w:r>
          </w:p>
        </w:tc>
        <w:tc>
          <w:tcPr>
            <w:tcW w:w="3120" w:type="dxa"/>
            <w:tcBorders>
              <w:top w:val="single" w:sz="4" w:space="0" w:color="BBBBBB"/>
              <w:left w:val="single" w:sz="4" w:space="0" w:color="BBBBBB"/>
              <w:bottom w:val="single" w:sz="4" w:space="0" w:color="BBBBBB"/>
              <w:right w:val="single" w:sz="4" w:space="0" w:color="BBBBBB"/>
            </w:tcBorders>
            <w:shd w:val="clear" w:color="auto" w:fill="2E5FAC"/>
            <w:tcMar>
              <w:top w:w="80" w:type="dxa"/>
              <w:left w:w="120" w:type="dxa"/>
              <w:bottom w:w="80" w:type="dxa"/>
              <w:right w:w="120" w:type="dxa"/>
            </w:tcMar>
            <w:vAlign w:val="center"/>
          </w:tcPr>
          <w:p w14:paraId="0FFFDCD2" w14:textId="77777777" w:rsidR="008B50A8" w:rsidRDefault="00473DF8">
            <w:pPr>
              <w:spacing w:before="40" w:after="40"/>
              <w:jc w:val="center"/>
            </w:pPr>
            <w:r>
              <w:rPr>
                <w:b/>
                <w:bCs/>
                <w:color w:val="FFFFFF"/>
                <w:sz w:val="20"/>
                <w:szCs w:val="20"/>
              </w:rPr>
              <w:t>INCIDENT COMMANDER: [Name]</w:t>
            </w:r>
          </w:p>
        </w:tc>
        <w:tc>
          <w:tcPr>
            <w:tcW w:w="3120" w:type="dxa"/>
            <w:tcBorders>
              <w:top w:val="single" w:sz="4" w:space="0" w:color="BBBBBB"/>
              <w:left w:val="single" w:sz="4" w:space="0" w:color="BBBBBB"/>
              <w:bottom w:val="single" w:sz="4" w:space="0" w:color="BBBBBB"/>
              <w:right w:val="single" w:sz="4" w:space="0" w:color="BBBBBB"/>
            </w:tcBorders>
            <w:shd w:val="clear" w:color="auto" w:fill="BF6000"/>
            <w:tcMar>
              <w:top w:w="80" w:type="dxa"/>
              <w:left w:w="120" w:type="dxa"/>
              <w:bottom w:w="80" w:type="dxa"/>
              <w:right w:w="120" w:type="dxa"/>
            </w:tcMar>
            <w:vAlign w:val="center"/>
          </w:tcPr>
          <w:p w14:paraId="65C7137E" w14:textId="77777777" w:rsidR="008B50A8" w:rsidRDefault="00473DF8">
            <w:pPr>
              <w:spacing w:before="40" w:after="40"/>
              <w:jc w:val="center"/>
            </w:pPr>
            <w:r>
              <w:rPr>
                <w:b/>
                <w:bCs/>
                <w:color w:val="FFFFFF"/>
                <w:sz w:val="20"/>
                <w:szCs w:val="20"/>
              </w:rPr>
              <w:t>CURRENT STATUS: AMBER</w:t>
            </w:r>
          </w:p>
        </w:tc>
      </w:tr>
    </w:tbl>
    <w:p w14:paraId="3D4055FF"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1600"/>
        <w:gridCol w:w="2560"/>
      </w:tblGrid>
      <w:tr w:rsidR="008B50A8" w14:paraId="7EC2EC3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682FF6DE" w14:textId="77777777" w:rsidR="008B50A8" w:rsidRDefault="00473DF8">
            <w:pPr>
              <w:spacing w:before="40" w:after="40"/>
            </w:pPr>
            <w:r>
              <w:rPr>
                <w:b/>
                <w:bCs/>
                <w:color w:val="FFFFFF"/>
              </w:rPr>
              <w:t>Phase / Layer</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31E9DAF" w14:textId="77777777" w:rsidR="008B50A8" w:rsidRDefault="00473DF8">
            <w:pPr>
              <w:spacing w:before="40" w:after="40"/>
            </w:pPr>
            <w:r>
              <w:rPr>
                <w:b/>
                <w:bCs/>
                <w:color w:val="FFFFFF"/>
              </w:rPr>
              <w:t>Status</w:t>
            </w:r>
          </w:p>
        </w:tc>
        <w:tc>
          <w:tcPr>
            <w:tcW w:w="1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893FFCB" w14:textId="77777777" w:rsidR="008B50A8" w:rsidRDefault="00473DF8">
            <w:pPr>
              <w:spacing w:before="40" w:after="40"/>
            </w:pPr>
            <w:r>
              <w:rPr>
                <w:b/>
                <w:bCs/>
                <w:color w:val="FFFFFF"/>
              </w:rPr>
              <w:t>VC #</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0C8D196" w14:textId="77777777" w:rsidR="008B50A8" w:rsidRDefault="00473DF8">
            <w:pPr>
              <w:spacing w:before="40" w:after="40"/>
            </w:pPr>
            <w:r>
              <w:rPr>
                <w:b/>
                <w:bCs/>
                <w:color w:val="FFFFFF"/>
              </w:rPr>
              <w:t>ETA / Completed</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31D1BDE" w14:textId="77777777" w:rsidR="008B50A8" w:rsidRDefault="00473DF8">
            <w:pPr>
              <w:spacing w:before="40" w:after="40"/>
            </w:pPr>
            <w:r>
              <w:rPr>
                <w:b/>
                <w:bCs/>
                <w:color w:val="FFFFFF"/>
              </w:rPr>
              <w:t>Owner</w:t>
            </w:r>
          </w:p>
        </w:tc>
      </w:tr>
      <w:tr w:rsidR="008B50A8" w14:paraId="32A46805" w14:textId="77777777">
        <w:tc>
          <w:tcPr>
            <w:tcW w:w="2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6ECD3C9" w14:textId="77777777" w:rsidR="008B50A8" w:rsidRDefault="00473DF8">
            <w:pPr>
              <w:spacing w:before="40" w:after="40"/>
            </w:pPr>
            <w:r>
              <w:rPr>
                <w:color w:val="000000"/>
                <w:sz w:val="17"/>
                <w:szCs w:val="17"/>
              </w:rPr>
              <w:t>Pre-Failover / Governance</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6858124" w14:textId="77777777" w:rsidR="008B50A8" w:rsidRDefault="00473DF8">
            <w:pPr>
              <w:spacing w:before="40" w:after="40"/>
            </w:pPr>
            <w:r>
              <w:rPr>
                <w:color w:val="000000"/>
                <w:sz w:val="17"/>
                <w:szCs w:val="17"/>
              </w:rPr>
              <w:t>COMPLETE</w:t>
            </w:r>
          </w:p>
        </w:tc>
        <w:tc>
          <w:tcPr>
            <w:tcW w:w="1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1AB8019F" w14:textId="77777777" w:rsidR="008B50A8" w:rsidRDefault="00473DF8">
            <w:pPr>
              <w:spacing w:before="40" w:after="40"/>
            </w:pPr>
            <w:r>
              <w:rPr>
                <w:color w:val="000000"/>
                <w:sz w:val="17"/>
                <w:szCs w:val="17"/>
              </w:rPr>
              <w:t>VC-0</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022E570" w14:textId="77777777" w:rsidR="008B50A8" w:rsidRDefault="00473DF8">
            <w:pPr>
              <w:spacing w:before="40" w:after="40"/>
            </w:pPr>
            <w:r>
              <w:rPr>
                <w:color w:val="000000"/>
                <w:sz w:val="17"/>
                <w:szCs w:val="17"/>
              </w:rPr>
              <w:t>H+0:25</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75C8C7C3" w14:textId="77777777" w:rsidR="008B50A8" w:rsidRDefault="00473DF8">
            <w:pPr>
              <w:spacing w:before="40" w:after="40"/>
            </w:pPr>
            <w:r>
              <w:rPr>
                <w:color w:val="000000"/>
                <w:sz w:val="17"/>
                <w:szCs w:val="17"/>
              </w:rPr>
              <w:t>Incident Cmdr</w:t>
            </w:r>
          </w:p>
        </w:tc>
      </w:tr>
      <w:tr w:rsidR="008B50A8" w14:paraId="1EF96676" w14:textId="77777777">
        <w:tc>
          <w:tcPr>
            <w:tcW w:w="2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68375C1C" w14:textId="77777777" w:rsidR="008B50A8" w:rsidRDefault="00473DF8">
            <w:pPr>
              <w:spacing w:before="40" w:after="40"/>
            </w:pPr>
            <w:r>
              <w:rPr>
                <w:color w:val="000000"/>
                <w:sz w:val="17"/>
                <w:szCs w:val="17"/>
              </w:rPr>
              <w:t>Storage (SAN/NAS)</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2ED58546" w14:textId="77777777" w:rsidR="008B50A8" w:rsidRDefault="00473DF8">
            <w:pPr>
              <w:spacing w:before="40" w:after="40"/>
            </w:pPr>
            <w:r>
              <w:rPr>
                <w:color w:val="000000"/>
                <w:sz w:val="17"/>
                <w:szCs w:val="17"/>
              </w:rPr>
              <w:t>COMPLETE</w:t>
            </w:r>
          </w:p>
        </w:tc>
        <w:tc>
          <w:tcPr>
            <w:tcW w:w="12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066A5DF" w14:textId="77777777" w:rsidR="008B50A8" w:rsidRDefault="00473DF8">
            <w:pPr>
              <w:spacing w:before="40" w:after="40"/>
            </w:pPr>
            <w:r>
              <w:rPr>
                <w:color w:val="000000"/>
                <w:sz w:val="17"/>
                <w:szCs w:val="17"/>
              </w:rPr>
              <w:t>VC-1</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0CF634E1" w14:textId="77777777" w:rsidR="008B50A8" w:rsidRDefault="00473DF8">
            <w:pPr>
              <w:spacing w:before="40" w:after="40"/>
            </w:pPr>
            <w:r>
              <w:rPr>
                <w:color w:val="000000"/>
                <w:sz w:val="17"/>
                <w:szCs w:val="17"/>
              </w:rPr>
              <w:t>H+0:58</w:t>
            </w:r>
          </w:p>
        </w:tc>
        <w:tc>
          <w:tcPr>
            <w:tcW w:w="25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20" w:type="dxa"/>
              <w:bottom w:w="80" w:type="dxa"/>
              <w:right w:w="120" w:type="dxa"/>
            </w:tcMar>
            <w:vAlign w:val="center"/>
          </w:tcPr>
          <w:p w14:paraId="5C575F8C" w14:textId="77777777" w:rsidR="008B50A8" w:rsidRDefault="00473DF8">
            <w:pPr>
              <w:spacing w:before="40" w:after="40"/>
            </w:pPr>
            <w:r>
              <w:rPr>
                <w:color w:val="000000"/>
                <w:sz w:val="17"/>
                <w:szCs w:val="17"/>
              </w:rPr>
              <w:t>Storage Team</w:t>
            </w:r>
          </w:p>
        </w:tc>
      </w:tr>
      <w:tr w:rsidR="008B50A8" w14:paraId="3464E73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0DC8638" w14:textId="77777777" w:rsidR="008B50A8" w:rsidRDefault="00473DF8">
            <w:pPr>
              <w:spacing w:before="40" w:after="40"/>
            </w:pPr>
            <w:r>
              <w:rPr>
                <w:color w:val="000000"/>
                <w:sz w:val="17"/>
                <w:szCs w:val="17"/>
              </w:rPr>
              <w:t>VMware / SRM</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7160BE2" w14:textId="77777777" w:rsidR="008B50A8" w:rsidRDefault="00473DF8">
            <w:pPr>
              <w:spacing w:before="40" w:after="40"/>
            </w:pPr>
            <w:r>
              <w:rPr>
                <w:color w:val="000000"/>
                <w:sz w:val="17"/>
                <w:szCs w:val="17"/>
              </w:rPr>
              <w:t>IN PROGRESS</w:t>
            </w:r>
          </w:p>
        </w:tc>
        <w:tc>
          <w:tcPr>
            <w:tcW w:w="1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3D2820A" w14:textId="77777777" w:rsidR="008B50A8" w:rsidRDefault="00473DF8">
            <w:pPr>
              <w:spacing w:before="40" w:after="40"/>
            </w:pPr>
            <w:r>
              <w:rPr>
                <w:color w:val="000000"/>
                <w:sz w:val="17"/>
                <w:szCs w:val="17"/>
              </w:rPr>
              <w:t>VC-2</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DD3A886" w14:textId="77777777" w:rsidR="008B50A8" w:rsidRDefault="00473DF8">
            <w:pPr>
              <w:spacing w:before="40" w:after="40"/>
            </w:pPr>
            <w:r>
              <w:rPr>
                <w:color w:val="000000"/>
                <w:sz w:val="17"/>
                <w:szCs w:val="17"/>
              </w:rPr>
              <w:t>H+2:00 ETA</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6BF51649" w14:textId="77777777" w:rsidR="008B50A8" w:rsidRDefault="00473DF8">
            <w:pPr>
              <w:spacing w:before="40" w:after="40"/>
            </w:pPr>
            <w:r>
              <w:rPr>
                <w:color w:val="000000"/>
                <w:sz w:val="17"/>
                <w:szCs w:val="17"/>
              </w:rPr>
              <w:t>VMware Team</w:t>
            </w:r>
          </w:p>
        </w:tc>
      </w:tr>
      <w:tr w:rsidR="008B50A8" w14:paraId="720CDBD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E078DE4" w14:textId="77777777" w:rsidR="008B50A8" w:rsidRDefault="00473DF8">
            <w:pPr>
              <w:spacing w:before="40" w:after="40"/>
            </w:pPr>
            <w:r>
              <w:rPr>
                <w:color w:val="000000"/>
                <w:sz w:val="17"/>
                <w:szCs w:val="17"/>
              </w:rPr>
              <w:t>Network / Firewall / LB</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2DB13EF" w14:textId="77777777" w:rsidR="008B50A8" w:rsidRDefault="00473DF8">
            <w:pPr>
              <w:spacing w:before="40" w:after="40"/>
            </w:pPr>
            <w:r>
              <w:rPr>
                <w:color w:val="000000"/>
                <w:sz w:val="17"/>
                <w:szCs w:val="17"/>
              </w:rPr>
              <w:t>IN PROGRESS</w:t>
            </w:r>
          </w:p>
        </w:tc>
        <w:tc>
          <w:tcPr>
            <w:tcW w:w="1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499882D4" w14:textId="77777777" w:rsidR="008B50A8" w:rsidRDefault="00473DF8">
            <w:pPr>
              <w:spacing w:before="40" w:after="40"/>
            </w:pPr>
            <w:r>
              <w:rPr>
                <w:color w:val="000000"/>
                <w:sz w:val="17"/>
                <w:szCs w:val="17"/>
              </w:rPr>
              <w:t>VC-3</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ADFD208" w14:textId="77777777" w:rsidR="008B50A8" w:rsidRDefault="00473DF8">
            <w:pPr>
              <w:spacing w:before="40" w:after="40"/>
            </w:pPr>
            <w:r>
              <w:rPr>
                <w:color w:val="000000"/>
                <w:sz w:val="17"/>
                <w:szCs w:val="17"/>
              </w:rPr>
              <w:t>H+1:45 ETA</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78986FF" w14:textId="77777777" w:rsidR="008B50A8" w:rsidRDefault="00473DF8">
            <w:pPr>
              <w:spacing w:before="40" w:after="40"/>
            </w:pPr>
            <w:r>
              <w:rPr>
                <w:color w:val="000000"/>
                <w:sz w:val="17"/>
                <w:szCs w:val="17"/>
              </w:rPr>
              <w:t>Network Team</w:t>
            </w:r>
          </w:p>
        </w:tc>
      </w:tr>
      <w:tr w:rsidR="008B50A8" w14:paraId="2150694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25AED5E" w14:textId="77777777" w:rsidR="008B50A8" w:rsidRDefault="00473DF8">
            <w:pPr>
              <w:spacing w:before="40" w:after="40"/>
            </w:pPr>
            <w:r>
              <w:rPr>
                <w:color w:val="000000"/>
                <w:sz w:val="17"/>
                <w:szCs w:val="17"/>
              </w:rPr>
              <w:t>Mainframe (z/OS + iSeries)</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55131C0" w14:textId="77777777" w:rsidR="008B50A8" w:rsidRDefault="00473DF8">
            <w:pPr>
              <w:spacing w:before="40" w:after="40"/>
            </w:pPr>
            <w:r>
              <w:rPr>
                <w:color w:val="000000"/>
                <w:sz w:val="17"/>
                <w:szCs w:val="17"/>
              </w:rPr>
              <w:t>IN PROGRESS</w:t>
            </w:r>
          </w:p>
        </w:tc>
        <w:tc>
          <w:tcPr>
            <w:tcW w:w="12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6EE5D4E" w14:textId="77777777" w:rsidR="008B50A8" w:rsidRDefault="00473DF8">
            <w:pPr>
              <w:spacing w:before="40" w:after="40"/>
            </w:pPr>
            <w:r>
              <w:rPr>
                <w:color w:val="000000"/>
                <w:sz w:val="17"/>
                <w:szCs w:val="17"/>
              </w:rPr>
              <w:t>VC-8</w:t>
            </w:r>
          </w:p>
        </w:tc>
        <w:tc>
          <w:tcPr>
            <w:tcW w:w="16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717E48E8" w14:textId="77777777" w:rsidR="008B50A8" w:rsidRDefault="00473DF8">
            <w:pPr>
              <w:spacing w:before="40" w:after="40"/>
            </w:pPr>
            <w:r>
              <w:rPr>
                <w:color w:val="000000"/>
                <w:sz w:val="17"/>
                <w:szCs w:val="17"/>
              </w:rPr>
              <w:t>H+2:30 ETA</w:t>
            </w:r>
          </w:p>
        </w:tc>
        <w:tc>
          <w:tcPr>
            <w:tcW w:w="25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14BFE8BD" w14:textId="77777777" w:rsidR="008B50A8" w:rsidRDefault="00473DF8">
            <w:pPr>
              <w:spacing w:before="40" w:after="40"/>
            </w:pPr>
            <w:r>
              <w:rPr>
                <w:color w:val="000000"/>
                <w:sz w:val="17"/>
                <w:szCs w:val="17"/>
              </w:rPr>
              <w:t>Mainframe Team</w:t>
            </w:r>
          </w:p>
        </w:tc>
      </w:tr>
      <w:tr w:rsidR="008B50A8" w14:paraId="33B0B173"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4E2F793" w14:textId="77777777" w:rsidR="008B50A8" w:rsidRDefault="00473DF8">
            <w:pPr>
              <w:spacing w:before="40" w:after="40"/>
            </w:pPr>
            <w:r>
              <w:rPr>
                <w:color w:val="000000"/>
                <w:sz w:val="17"/>
                <w:szCs w:val="17"/>
              </w:rPr>
              <w:t>Active Directory / DNS</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24079C7"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8C83AF" w14:textId="77777777" w:rsidR="008B50A8" w:rsidRDefault="00473DF8">
            <w:pPr>
              <w:spacing w:before="40" w:after="40"/>
            </w:pPr>
            <w:r>
              <w:rPr>
                <w:color w:val="000000"/>
                <w:sz w:val="17"/>
                <w:szCs w:val="17"/>
              </w:rPr>
              <w:t>VC-4</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A4B9DA" w14:textId="77777777" w:rsidR="008B50A8" w:rsidRDefault="00473DF8">
            <w:pPr>
              <w:spacing w:before="40" w:after="40"/>
            </w:pPr>
            <w:r>
              <w:rPr>
                <w:color w:val="000000"/>
                <w:sz w:val="17"/>
                <w:szCs w:val="17"/>
              </w:rPr>
              <w:t>Awaiting VC-2/3</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7A9B9E" w14:textId="77777777" w:rsidR="008B50A8" w:rsidRDefault="00473DF8">
            <w:pPr>
              <w:spacing w:before="40" w:after="40"/>
            </w:pPr>
            <w:r>
              <w:rPr>
                <w:color w:val="000000"/>
                <w:sz w:val="17"/>
                <w:szCs w:val="17"/>
              </w:rPr>
              <w:t>Identity Team</w:t>
            </w:r>
          </w:p>
        </w:tc>
      </w:tr>
      <w:tr w:rsidR="008B50A8" w14:paraId="40C7348D"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945355" w14:textId="77777777" w:rsidR="008B50A8" w:rsidRDefault="00473DF8">
            <w:pPr>
              <w:spacing w:before="40" w:after="40"/>
            </w:pPr>
            <w:r>
              <w:rPr>
                <w:color w:val="000000"/>
                <w:sz w:val="17"/>
                <w:szCs w:val="17"/>
              </w:rPr>
              <w:t>Databases (Oracle/SQL/DB2)</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14DB375"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EA3F3C" w14:textId="77777777" w:rsidR="008B50A8" w:rsidRDefault="00473DF8">
            <w:pPr>
              <w:spacing w:before="40" w:after="40"/>
            </w:pPr>
            <w:r>
              <w:rPr>
                <w:color w:val="000000"/>
                <w:sz w:val="17"/>
                <w:szCs w:val="17"/>
              </w:rPr>
              <w:t>VC-5</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188AF52" w14:textId="77777777" w:rsidR="008B50A8" w:rsidRDefault="00473DF8">
            <w:pPr>
              <w:spacing w:before="40" w:after="40"/>
            </w:pPr>
            <w:r>
              <w:rPr>
                <w:color w:val="000000"/>
                <w:sz w:val="17"/>
                <w:szCs w:val="17"/>
              </w:rPr>
              <w:t>Awaiting VC-4</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3BACFEA" w14:textId="77777777" w:rsidR="008B50A8" w:rsidRDefault="00473DF8">
            <w:pPr>
              <w:spacing w:before="40" w:after="40"/>
            </w:pPr>
            <w:r>
              <w:rPr>
                <w:color w:val="000000"/>
                <w:sz w:val="17"/>
                <w:szCs w:val="17"/>
              </w:rPr>
              <w:t>DBA Team</w:t>
            </w:r>
          </w:p>
        </w:tc>
      </w:tr>
      <w:tr w:rsidR="008B50A8" w14:paraId="62D1B150"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37D852" w14:textId="77777777" w:rsidR="008B50A8" w:rsidRDefault="00473DF8">
            <w:pPr>
              <w:spacing w:before="40" w:after="40"/>
            </w:pPr>
            <w:r>
              <w:rPr>
                <w:color w:val="000000"/>
                <w:sz w:val="17"/>
                <w:szCs w:val="17"/>
              </w:rPr>
              <w:t>Middleware (WebSphere/MQ)</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728620"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6904647" w14:textId="77777777" w:rsidR="008B50A8" w:rsidRDefault="00473DF8">
            <w:pPr>
              <w:spacing w:before="40" w:after="40"/>
            </w:pPr>
            <w:r>
              <w:rPr>
                <w:color w:val="000000"/>
                <w:sz w:val="17"/>
                <w:szCs w:val="17"/>
              </w:rPr>
              <w:t>VC-6</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7E4E4A9" w14:textId="77777777" w:rsidR="008B50A8" w:rsidRDefault="00473DF8">
            <w:pPr>
              <w:spacing w:before="40" w:after="40"/>
            </w:pPr>
            <w:r>
              <w:rPr>
                <w:color w:val="000000"/>
                <w:sz w:val="17"/>
                <w:szCs w:val="17"/>
              </w:rPr>
              <w:t>Awaiting VC-5</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25238E" w14:textId="77777777" w:rsidR="008B50A8" w:rsidRDefault="00473DF8">
            <w:pPr>
              <w:spacing w:before="40" w:after="40"/>
            </w:pPr>
            <w:r>
              <w:rPr>
                <w:color w:val="000000"/>
                <w:sz w:val="17"/>
                <w:szCs w:val="17"/>
              </w:rPr>
              <w:t>WAS/MQ Team</w:t>
            </w:r>
          </w:p>
        </w:tc>
      </w:tr>
      <w:tr w:rsidR="008B50A8" w14:paraId="267DCA23"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18C22C8" w14:textId="77777777" w:rsidR="008B50A8" w:rsidRDefault="00473DF8">
            <w:pPr>
              <w:spacing w:before="40" w:after="40"/>
            </w:pPr>
            <w:r>
              <w:rPr>
                <w:color w:val="000000"/>
                <w:sz w:val="17"/>
                <w:szCs w:val="17"/>
              </w:rPr>
              <w:t>Applications Tier-0</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1F0888"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9713E2" w14:textId="77777777" w:rsidR="008B50A8" w:rsidRDefault="00473DF8">
            <w:pPr>
              <w:spacing w:before="40" w:after="40"/>
            </w:pPr>
            <w:r>
              <w:rPr>
                <w:color w:val="000000"/>
                <w:sz w:val="17"/>
                <w:szCs w:val="17"/>
              </w:rPr>
              <w:t>VC-7</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3E2B412" w14:textId="77777777" w:rsidR="008B50A8" w:rsidRDefault="00473DF8">
            <w:pPr>
              <w:spacing w:before="40" w:after="40"/>
            </w:pPr>
            <w:r>
              <w:rPr>
                <w:color w:val="000000"/>
                <w:sz w:val="17"/>
                <w:szCs w:val="17"/>
              </w:rPr>
              <w:t>Awaiting VC-6</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B22F0D5" w14:textId="77777777" w:rsidR="008B50A8" w:rsidRDefault="00473DF8">
            <w:pPr>
              <w:spacing w:before="40" w:after="40"/>
            </w:pPr>
            <w:r>
              <w:rPr>
                <w:color w:val="000000"/>
                <w:sz w:val="17"/>
                <w:szCs w:val="17"/>
              </w:rPr>
              <w:t>App Lead</w:t>
            </w:r>
          </w:p>
        </w:tc>
      </w:tr>
      <w:tr w:rsidR="008B50A8" w14:paraId="57D9E1E6"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C06161" w14:textId="77777777" w:rsidR="008B50A8" w:rsidRDefault="00473DF8">
            <w:pPr>
              <w:spacing w:before="40" w:after="40"/>
            </w:pPr>
            <w:r>
              <w:rPr>
                <w:color w:val="000000"/>
                <w:sz w:val="17"/>
                <w:szCs w:val="17"/>
              </w:rPr>
              <w:t>Applications Tier-1</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96496B6"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F6A11A" w14:textId="77777777" w:rsidR="008B50A8" w:rsidRDefault="00473DF8">
            <w:pPr>
              <w:spacing w:before="40" w:after="40"/>
            </w:pPr>
            <w:r>
              <w:rPr>
                <w:color w:val="000000"/>
                <w:sz w:val="17"/>
                <w:szCs w:val="17"/>
              </w:rPr>
              <w:t>VC-7</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A8F4C3E" w14:textId="77777777" w:rsidR="008B50A8" w:rsidRDefault="00473DF8">
            <w:pPr>
              <w:spacing w:before="40" w:after="40"/>
            </w:pPr>
            <w:r>
              <w:rPr>
                <w:color w:val="000000"/>
                <w:sz w:val="17"/>
                <w:szCs w:val="17"/>
              </w:rPr>
              <w:t>Awaiting Tier-0</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6CD2A5" w14:textId="77777777" w:rsidR="008B50A8" w:rsidRDefault="00473DF8">
            <w:pPr>
              <w:spacing w:before="40" w:after="40"/>
            </w:pPr>
            <w:r>
              <w:rPr>
                <w:color w:val="000000"/>
                <w:sz w:val="17"/>
                <w:szCs w:val="17"/>
              </w:rPr>
              <w:t>App Lead</w:t>
            </w:r>
          </w:p>
        </w:tc>
      </w:tr>
      <w:tr w:rsidR="008B50A8" w14:paraId="4EA97945"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BC2C37" w14:textId="77777777" w:rsidR="008B50A8" w:rsidRDefault="00473DF8">
            <w:pPr>
              <w:spacing w:before="40" w:after="40"/>
            </w:pPr>
            <w:r>
              <w:rPr>
                <w:color w:val="000000"/>
                <w:sz w:val="17"/>
                <w:szCs w:val="17"/>
              </w:rPr>
              <w:t>Job Scheduling (Control-M)</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F916E4"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3F00BA9" w14:textId="77777777" w:rsidR="008B50A8" w:rsidRDefault="00473DF8">
            <w:pPr>
              <w:spacing w:before="40" w:after="40"/>
            </w:pPr>
            <w:r>
              <w:rPr>
                <w:color w:val="000000"/>
                <w:sz w:val="17"/>
                <w:szCs w:val="17"/>
              </w:rPr>
              <w:t>VC-9</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FC1C46" w14:textId="77777777" w:rsidR="008B50A8" w:rsidRDefault="00473DF8">
            <w:pPr>
              <w:spacing w:before="40" w:after="40"/>
            </w:pPr>
            <w:r>
              <w:rPr>
                <w:color w:val="000000"/>
                <w:sz w:val="17"/>
                <w:szCs w:val="17"/>
              </w:rPr>
              <w:t>Awaiting VC-7/8</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4D58704" w14:textId="77777777" w:rsidR="008B50A8" w:rsidRDefault="00473DF8">
            <w:pPr>
              <w:spacing w:before="40" w:after="40"/>
            </w:pPr>
            <w:r>
              <w:rPr>
                <w:color w:val="000000"/>
                <w:sz w:val="17"/>
                <w:szCs w:val="17"/>
              </w:rPr>
              <w:t>Batch Lead</w:t>
            </w:r>
          </w:p>
        </w:tc>
      </w:tr>
      <w:tr w:rsidR="008B50A8" w14:paraId="3B860339"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69E3D95" w14:textId="77777777" w:rsidR="008B50A8" w:rsidRDefault="00473DF8">
            <w:pPr>
              <w:spacing w:before="40" w:after="40"/>
            </w:pPr>
            <w:r>
              <w:rPr>
                <w:color w:val="000000"/>
                <w:sz w:val="17"/>
                <w:szCs w:val="17"/>
              </w:rPr>
              <w:t>Business Validation / FINAL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FAD5E17" w14:textId="77777777" w:rsidR="008B50A8" w:rsidRDefault="00473DF8">
            <w:pPr>
              <w:spacing w:before="40" w:after="40"/>
            </w:pPr>
            <w:r>
              <w:rPr>
                <w:color w:val="000000"/>
                <w:sz w:val="17"/>
                <w:szCs w:val="17"/>
              </w:rPr>
              <w:t>PENDING</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FF4D7C" w14:textId="77777777" w:rsidR="008B50A8" w:rsidRDefault="00473DF8">
            <w:pPr>
              <w:spacing w:before="40" w:after="40"/>
            </w:pPr>
            <w:r>
              <w:rPr>
                <w:color w:val="000000"/>
                <w:sz w:val="17"/>
                <w:szCs w:val="17"/>
              </w:rPr>
              <w:t>FINAL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54C3935" w14:textId="77777777" w:rsidR="008B50A8" w:rsidRDefault="00473DF8">
            <w:pPr>
              <w:spacing w:before="40" w:after="40"/>
            </w:pPr>
            <w:r>
              <w:rPr>
                <w:color w:val="000000"/>
                <w:sz w:val="17"/>
                <w:szCs w:val="17"/>
              </w:rPr>
              <w:t>TBD</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3B71B6" w14:textId="77777777" w:rsidR="008B50A8" w:rsidRDefault="00473DF8">
            <w:pPr>
              <w:spacing w:before="40" w:after="40"/>
            </w:pPr>
            <w:r>
              <w:rPr>
                <w:color w:val="000000"/>
                <w:sz w:val="17"/>
                <w:szCs w:val="17"/>
              </w:rPr>
              <w:t>Business Owners</w:t>
            </w:r>
          </w:p>
        </w:tc>
      </w:tr>
    </w:tbl>
    <w:p w14:paraId="1F366CB6"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50A8" w14:paraId="01C6EDC5" w14:textId="77777777">
        <w:tc>
          <w:tcPr>
            <w:tcW w:w="4680" w:type="dxa"/>
            <w:tcBorders>
              <w:top w:val="single" w:sz="4" w:space="0" w:color="C00000"/>
              <w:left w:val="single" w:sz="4" w:space="0" w:color="C00000"/>
              <w:bottom w:val="single" w:sz="4" w:space="0" w:color="C00000"/>
              <w:right w:val="single" w:sz="4" w:space="0" w:color="C00000"/>
            </w:tcBorders>
            <w:shd w:val="clear" w:color="auto" w:fill="FAD7D7"/>
            <w:tcMar>
              <w:top w:w="120" w:type="dxa"/>
              <w:left w:w="160" w:type="dxa"/>
              <w:bottom w:w="120" w:type="dxa"/>
              <w:right w:w="160" w:type="dxa"/>
            </w:tcMar>
          </w:tcPr>
          <w:p w14:paraId="05F55524" w14:textId="77777777" w:rsidR="008B50A8" w:rsidRDefault="00473DF8">
            <w:pPr>
              <w:spacing w:before="40" w:after="20"/>
            </w:pPr>
            <w:r>
              <w:rPr>
                <w:b/>
                <w:bCs/>
                <w:color w:val="C00000"/>
                <w:sz w:val="20"/>
                <w:szCs w:val="20"/>
              </w:rPr>
              <w:t>OPEN ISSUES / BLOCKERS</w:t>
            </w:r>
          </w:p>
          <w:p w14:paraId="2FD00372" w14:textId="77777777" w:rsidR="008B50A8" w:rsidRDefault="00473DF8">
            <w:pPr>
              <w:spacing w:before="20" w:after="20"/>
            </w:pPr>
            <w:r>
              <w:t>1. VMware SRM — 2 VMs (appsvr03, appsvr07) failing to power on. Root cause: snapshot lock. ETA fix: 15 min.</w:t>
            </w:r>
          </w:p>
          <w:p w14:paraId="5A20FD2F" w14:textId="77777777" w:rsidR="008B50A8" w:rsidRDefault="00473DF8">
            <w:pPr>
              <w:spacing w:before="20" w:after="20"/>
            </w:pPr>
            <w:r>
              <w:t>2. DR WAN MPLS link showing 40% packet loss. ISP engaged. Backup VPN active.</w:t>
            </w:r>
          </w:p>
          <w:p w14:paraId="3E9DECEF" w14:textId="77777777" w:rsidR="008B50A8" w:rsidRDefault="00473DF8">
            <w:pPr>
              <w:spacing w:before="20" w:after="40"/>
            </w:pPr>
            <w:r>
              <w:t>3. Mainframe IPL console waiting for REPLY response — Mainframe Sysprog responding.</w:t>
            </w:r>
          </w:p>
        </w:tc>
        <w:tc>
          <w:tcPr>
            <w:tcW w:w="4680" w:type="dxa"/>
            <w:tcBorders>
              <w:top w:val="single" w:sz="4" w:space="0" w:color="0E6B6B"/>
              <w:left w:val="single" w:sz="4" w:space="0" w:color="0E6B6B"/>
              <w:bottom w:val="single" w:sz="4" w:space="0" w:color="0E6B6B"/>
              <w:right w:val="single" w:sz="4" w:space="0" w:color="0E6B6B"/>
            </w:tcBorders>
            <w:shd w:val="clear" w:color="auto" w:fill="E2EFDA"/>
            <w:tcMar>
              <w:top w:w="120" w:type="dxa"/>
              <w:left w:w="160" w:type="dxa"/>
              <w:bottom w:w="120" w:type="dxa"/>
              <w:right w:w="160" w:type="dxa"/>
            </w:tcMar>
          </w:tcPr>
          <w:p w14:paraId="4B976623" w14:textId="77777777" w:rsidR="008B50A8" w:rsidRDefault="00473DF8">
            <w:pPr>
              <w:spacing w:before="40" w:after="20"/>
            </w:pPr>
            <w:r>
              <w:rPr>
                <w:b/>
                <w:bCs/>
                <w:color w:val="0E6B6B"/>
                <w:sz w:val="20"/>
                <w:szCs w:val="20"/>
              </w:rPr>
              <w:t>DR METRICS SNAPSHOT</w:t>
            </w:r>
          </w:p>
          <w:p w14:paraId="0A363A57" w14:textId="77777777" w:rsidR="008B50A8" w:rsidRDefault="00473DF8">
            <w:pPr>
              <w:spacing w:before="20" w:after="20"/>
            </w:pPr>
            <w:r>
              <w:t>Elapsed Time: H+1:15 since DR Declaration</w:t>
            </w:r>
          </w:p>
          <w:p w14:paraId="5D68C51D" w14:textId="77777777" w:rsidR="008B50A8" w:rsidRDefault="00473DF8">
            <w:pPr>
              <w:spacing w:before="20" w:after="20"/>
            </w:pPr>
            <w:r>
              <w:t>Phases Complete: 2 of 10 (VC-0, VC-1)</w:t>
            </w:r>
          </w:p>
          <w:p w14:paraId="175EDB81" w14:textId="77777777" w:rsidR="008B50A8" w:rsidRDefault="00473DF8">
            <w:pPr>
              <w:spacing w:before="20" w:after="20"/>
            </w:pPr>
            <w:r>
              <w:t>Actual RPO (Storage): 18 minutes (within 30-min target)</w:t>
            </w:r>
          </w:p>
          <w:p w14:paraId="2D17A1E8" w14:textId="77777777" w:rsidR="008B50A8" w:rsidRDefault="00473DF8">
            <w:pPr>
              <w:spacing w:before="20" w:after="20"/>
            </w:pPr>
            <w:r>
              <w:t>Tier-0 RTO Target: H+4:00 | Current Projection: H+4:30 (AMBER)</w:t>
            </w:r>
          </w:p>
          <w:p w14:paraId="7EAB040A" w14:textId="77777777" w:rsidR="008B50A8" w:rsidRDefault="00473DF8">
            <w:pPr>
              <w:spacing w:before="20" w:after="40"/>
            </w:pPr>
            <w:r>
              <w:rPr>
                <w:b/>
                <w:bCs/>
              </w:rPr>
              <w:t>Next Executive Update: H+2:00 UTC</w:t>
            </w:r>
          </w:p>
        </w:tc>
      </w:tr>
    </w:tbl>
    <w:p w14:paraId="479C550A" w14:textId="77777777" w:rsidR="008B50A8" w:rsidRDefault="00473DF8">
      <w:r>
        <w:br w:type="page"/>
      </w:r>
    </w:p>
    <w:p w14:paraId="53773C7F" w14:textId="77777777" w:rsidR="008B50A8" w:rsidRDefault="00473DF8">
      <w:pPr>
        <w:pStyle w:val="Heading1"/>
        <w:pBdr>
          <w:bottom w:val="single" w:sz="8" w:space="4" w:color="2E5FAC"/>
        </w:pBdr>
      </w:pPr>
      <w:r>
        <w:t>Appendix A — Contact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80"/>
        <w:gridCol w:w="1680"/>
        <w:gridCol w:w="1600"/>
      </w:tblGrid>
      <w:tr w:rsidR="008B50A8" w14:paraId="4CA98E82"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058B924" w14:textId="77777777" w:rsidR="008B50A8" w:rsidRDefault="00473DF8">
            <w:pPr>
              <w:spacing w:before="40" w:after="40"/>
            </w:pPr>
            <w:r>
              <w:rPr>
                <w:b/>
                <w:bCs/>
                <w:color w:val="FFFFFF"/>
              </w:rPr>
              <w:t>Role</w:t>
            </w:r>
          </w:p>
        </w:tc>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06C36E3A" w14:textId="77777777" w:rsidR="008B50A8" w:rsidRDefault="00473DF8">
            <w:pPr>
              <w:spacing w:before="40" w:after="40"/>
            </w:pPr>
            <w:r>
              <w:rPr>
                <w:b/>
                <w:bCs/>
                <w:color w:val="FFFFFF"/>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126859E0" w14:textId="77777777" w:rsidR="008B50A8" w:rsidRDefault="00473DF8">
            <w:pPr>
              <w:spacing w:before="40" w:after="40"/>
            </w:pPr>
            <w:r>
              <w:rPr>
                <w:b/>
                <w:bCs/>
                <w:color w:val="FFFFFF"/>
              </w:rPr>
              <w:t>Mobile</w:t>
            </w:r>
          </w:p>
        </w:tc>
        <w:tc>
          <w:tcPr>
            <w:tcW w:w="168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84C9FB2" w14:textId="77777777" w:rsidR="008B50A8" w:rsidRDefault="00473DF8">
            <w:pPr>
              <w:spacing w:before="40" w:after="40"/>
            </w:pPr>
            <w:r>
              <w:rPr>
                <w:b/>
                <w:bCs/>
                <w:color w:val="FFFFFF"/>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E9747C8" w14:textId="77777777" w:rsidR="008B50A8" w:rsidRDefault="00473DF8">
            <w:pPr>
              <w:spacing w:before="40" w:after="40"/>
            </w:pPr>
            <w:r>
              <w:rPr>
                <w:b/>
                <w:bCs/>
                <w:color w:val="FFFFFF"/>
              </w:rPr>
              <w:t>Alternate</w:t>
            </w:r>
          </w:p>
        </w:tc>
      </w:tr>
      <w:tr w:rsidR="008B50A8" w14:paraId="571F7AC1"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FCCFCAD" w14:textId="77777777" w:rsidR="008B50A8" w:rsidRDefault="00473DF8">
            <w:pPr>
              <w:spacing w:before="40" w:after="40"/>
            </w:pPr>
            <w:r>
              <w:rPr>
                <w:color w:val="000000"/>
                <w:sz w:val="17"/>
                <w:szCs w:val="17"/>
              </w:rPr>
              <w:t>Incident Commander</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063E75"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96DE88"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E3BA96"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79C24B" w14:textId="77777777" w:rsidR="008B50A8" w:rsidRDefault="00473DF8">
            <w:pPr>
              <w:spacing w:before="40" w:after="40"/>
            </w:pPr>
            <w:r>
              <w:rPr>
                <w:color w:val="000000"/>
                <w:sz w:val="17"/>
                <w:szCs w:val="17"/>
              </w:rPr>
              <w:t>[Backup Name]</w:t>
            </w:r>
          </w:p>
        </w:tc>
      </w:tr>
      <w:tr w:rsidR="008B50A8" w14:paraId="79627562"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DB53133" w14:textId="77777777" w:rsidR="008B50A8" w:rsidRDefault="00473DF8">
            <w:pPr>
              <w:spacing w:before="40" w:after="40"/>
            </w:pPr>
            <w:r>
              <w:rPr>
                <w:color w:val="000000"/>
                <w:sz w:val="17"/>
                <w:szCs w:val="17"/>
              </w:rPr>
              <w:t>DR Program Director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B2D71BA"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970E4AD"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B01C791"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51F64C" w14:textId="77777777" w:rsidR="008B50A8" w:rsidRDefault="00473DF8">
            <w:pPr>
              <w:spacing w:before="40" w:after="40"/>
            </w:pPr>
            <w:r>
              <w:rPr>
                <w:color w:val="000000"/>
                <w:sz w:val="17"/>
                <w:szCs w:val="17"/>
              </w:rPr>
              <w:t>[Backup Name]</w:t>
            </w:r>
          </w:p>
        </w:tc>
      </w:tr>
      <w:tr w:rsidR="008B50A8" w14:paraId="5B9506C0"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13E1E25" w14:textId="77777777" w:rsidR="008B50A8" w:rsidRDefault="00473DF8">
            <w:pPr>
              <w:spacing w:before="40" w:after="40"/>
            </w:pPr>
            <w:r>
              <w:rPr>
                <w:color w:val="000000"/>
                <w:sz w:val="17"/>
                <w:szCs w:val="17"/>
              </w:rPr>
              <w:t>Infrastructure Lead</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71760DC"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6EBB595"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A1F0EB"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EA42E67" w14:textId="77777777" w:rsidR="008B50A8" w:rsidRDefault="00473DF8">
            <w:pPr>
              <w:spacing w:before="40" w:after="40"/>
            </w:pPr>
            <w:r>
              <w:rPr>
                <w:color w:val="000000"/>
                <w:sz w:val="17"/>
                <w:szCs w:val="17"/>
              </w:rPr>
              <w:t>[Backup Name]</w:t>
            </w:r>
          </w:p>
        </w:tc>
      </w:tr>
      <w:tr w:rsidR="008B50A8" w14:paraId="7976F556"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F30CBB6" w14:textId="77777777" w:rsidR="008B50A8" w:rsidRDefault="00473DF8">
            <w:pPr>
              <w:spacing w:before="40" w:after="40"/>
            </w:pPr>
            <w:r>
              <w:rPr>
                <w:color w:val="000000"/>
                <w:sz w:val="17"/>
                <w:szCs w:val="17"/>
              </w:rPr>
              <w:t>Storage Admin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E040EC4"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CB71C3E"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C3425A"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8D549A5" w14:textId="77777777" w:rsidR="008B50A8" w:rsidRDefault="00473DF8">
            <w:pPr>
              <w:spacing w:before="40" w:after="40"/>
            </w:pPr>
            <w:r>
              <w:rPr>
                <w:color w:val="000000"/>
                <w:sz w:val="17"/>
                <w:szCs w:val="17"/>
              </w:rPr>
              <w:t>[Backup Name]</w:t>
            </w:r>
          </w:p>
        </w:tc>
      </w:tr>
      <w:tr w:rsidR="008B50A8" w14:paraId="29CBA1F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3AEDF7F" w14:textId="77777777" w:rsidR="008B50A8" w:rsidRDefault="00473DF8">
            <w:pPr>
              <w:spacing w:before="40" w:after="40"/>
            </w:pPr>
            <w:r>
              <w:rPr>
                <w:color w:val="000000"/>
                <w:sz w:val="17"/>
                <w:szCs w:val="17"/>
              </w:rPr>
              <w:t>VMware Admin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6C103B2"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5B7A777"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A07E56"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51B77B2" w14:textId="77777777" w:rsidR="008B50A8" w:rsidRDefault="00473DF8">
            <w:pPr>
              <w:spacing w:before="40" w:after="40"/>
            </w:pPr>
            <w:r>
              <w:rPr>
                <w:color w:val="000000"/>
                <w:sz w:val="17"/>
                <w:szCs w:val="17"/>
              </w:rPr>
              <w:t>[Backup Name]</w:t>
            </w:r>
          </w:p>
        </w:tc>
      </w:tr>
      <w:tr w:rsidR="008B50A8" w14:paraId="38DC7C8F"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1119FC" w14:textId="77777777" w:rsidR="008B50A8" w:rsidRDefault="00473DF8">
            <w:pPr>
              <w:spacing w:before="40" w:after="40"/>
            </w:pPr>
            <w:r>
              <w:rPr>
                <w:color w:val="000000"/>
                <w:sz w:val="17"/>
                <w:szCs w:val="17"/>
              </w:rPr>
              <w:t>Network Engineer</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F1E9431"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27E5C1"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CA601AA"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9ACDF7" w14:textId="77777777" w:rsidR="008B50A8" w:rsidRDefault="00473DF8">
            <w:pPr>
              <w:spacing w:before="40" w:after="40"/>
            </w:pPr>
            <w:r>
              <w:rPr>
                <w:color w:val="000000"/>
                <w:sz w:val="17"/>
                <w:szCs w:val="17"/>
              </w:rPr>
              <w:t>[Backup Name]</w:t>
            </w:r>
          </w:p>
        </w:tc>
      </w:tr>
      <w:tr w:rsidR="008B50A8" w14:paraId="41E714B4"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A34F24" w14:textId="77777777" w:rsidR="008B50A8" w:rsidRDefault="00473DF8">
            <w:pPr>
              <w:spacing w:before="40" w:after="40"/>
            </w:pPr>
            <w:r>
              <w:rPr>
                <w:color w:val="000000"/>
                <w:sz w:val="17"/>
                <w:szCs w:val="17"/>
              </w:rPr>
              <w:t>DNS / AD Admin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D200612"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095D341"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D6420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CB0B39B" w14:textId="77777777" w:rsidR="008B50A8" w:rsidRDefault="00473DF8">
            <w:pPr>
              <w:spacing w:before="40" w:after="40"/>
            </w:pPr>
            <w:r>
              <w:rPr>
                <w:color w:val="000000"/>
                <w:sz w:val="17"/>
                <w:szCs w:val="17"/>
              </w:rPr>
              <w:t>[Backup Name]</w:t>
            </w:r>
          </w:p>
        </w:tc>
      </w:tr>
      <w:tr w:rsidR="008B50A8" w14:paraId="6B3901AC"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9121D99" w14:textId="77777777" w:rsidR="008B50A8" w:rsidRDefault="00473DF8">
            <w:pPr>
              <w:spacing w:before="40" w:after="40"/>
            </w:pPr>
            <w:r>
              <w:rPr>
                <w:color w:val="000000"/>
                <w:sz w:val="17"/>
                <w:szCs w:val="17"/>
              </w:rPr>
              <w:t>Database Lead (Oracle)</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06591D"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99581E8"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A568F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B9853B" w14:textId="77777777" w:rsidR="008B50A8" w:rsidRDefault="00473DF8">
            <w:pPr>
              <w:spacing w:before="40" w:after="40"/>
            </w:pPr>
            <w:r>
              <w:rPr>
                <w:color w:val="000000"/>
                <w:sz w:val="17"/>
                <w:szCs w:val="17"/>
              </w:rPr>
              <w:t>[Backup Name]</w:t>
            </w:r>
          </w:p>
        </w:tc>
      </w:tr>
      <w:tr w:rsidR="008B50A8" w14:paraId="2136CE9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020A24" w14:textId="77777777" w:rsidR="008B50A8" w:rsidRDefault="00473DF8">
            <w:pPr>
              <w:spacing w:before="40" w:after="40"/>
            </w:pPr>
            <w:r>
              <w:rPr>
                <w:color w:val="000000"/>
                <w:sz w:val="17"/>
                <w:szCs w:val="17"/>
              </w:rPr>
              <w:t>Database Admin (SQL/DB2)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4BB4DC"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663517"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0F6CA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C900F7" w14:textId="77777777" w:rsidR="008B50A8" w:rsidRDefault="00473DF8">
            <w:pPr>
              <w:spacing w:before="40" w:after="40"/>
            </w:pPr>
            <w:r>
              <w:rPr>
                <w:color w:val="000000"/>
                <w:sz w:val="17"/>
                <w:szCs w:val="17"/>
              </w:rPr>
              <w:t>[Backup Name]</w:t>
            </w:r>
          </w:p>
        </w:tc>
      </w:tr>
      <w:tr w:rsidR="008B50A8" w14:paraId="4AD92C9D"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A01593" w14:textId="77777777" w:rsidR="008B50A8" w:rsidRDefault="00473DF8">
            <w:pPr>
              <w:spacing w:before="40" w:after="40"/>
            </w:pPr>
            <w:r>
              <w:rPr>
                <w:color w:val="000000"/>
                <w:sz w:val="17"/>
                <w:szCs w:val="17"/>
              </w:rPr>
              <w:t>WAS / Middleware Admin</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68945F"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10F6E6"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EDCAF18"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3607E2" w14:textId="77777777" w:rsidR="008B50A8" w:rsidRDefault="00473DF8">
            <w:pPr>
              <w:spacing w:before="40" w:after="40"/>
            </w:pPr>
            <w:r>
              <w:rPr>
                <w:color w:val="000000"/>
                <w:sz w:val="17"/>
                <w:szCs w:val="17"/>
              </w:rPr>
              <w:t>[Backup Name]</w:t>
            </w:r>
          </w:p>
        </w:tc>
      </w:tr>
      <w:tr w:rsidR="008B50A8" w14:paraId="015DFA0A"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8914FC5" w14:textId="77777777" w:rsidR="008B50A8" w:rsidRDefault="00473DF8">
            <w:pPr>
              <w:spacing w:before="40" w:after="40"/>
            </w:pPr>
            <w:r>
              <w:rPr>
                <w:color w:val="000000"/>
                <w:sz w:val="17"/>
                <w:szCs w:val="17"/>
              </w:rPr>
              <w:t>Application Lead</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9ADDCAE"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F7EE2E"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B7934ED"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3F03640" w14:textId="77777777" w:rsidR="008B50A8" w:rsidRDefault="00473DF8">
            <w:pPr>
              <w:spacing w:before="40" w:after="40"/>
            </w:pPr>
            <w:r>
              <w:rPr>
                <w:color w:val="000000"/>
                <w:sz w:val="17"/>
                <w:szCs w:val="17"/>
              </w:rPr>
              <w:t>[Backup Name]</w:t>
            </w:r>
          </w:p>
        </w:tc>
      </w:tr>
      <w:tr w:rsidR="008B50A8" w14:paraId="05B1ED48"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D4DFB5F" w14:textId="77777777" w:rsidR="008B50A8" w:rsidRDefault="00473DF8">
            <w:pPr>
              <w:spacing w:before="40" w:after="40"/>
            </w:pPr>
            <w:r>
              <w:rPr>
                <w:color w:val="000000"/>
                <w:sz w:val="17"/>
                <w:szCs w:val="17"/>
              </w:rPr>
              <w:t>Mainframe Sysprog</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3B125A9"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DFE8193"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BDB6EF"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41FDEC4" w14:textId="77777777" w:rsidR="008B50A8" w:rsidRDefault="00473DF8">
            <w:pPr>
              <w:spacing w:before="40" w:after="40"/>
            </w:pPr>
            <w:r>
              <w:rPr>
                <w:color w:val="000000"/>
                <w:sz w:val="17"/>
                <w:szCs w:val="17"/>
              </w:rPr>
              <w:t>[Backup Name]</w:t>
            </w:r>
          </w:p>
        </w:tc>
      </w:tr>
      <w:tr w:rsidR="008B50A8" w14:paraId="05EEA094"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5E8A22D" w14:textId="77777777" w:rsidR="008B50A8" w:rsidRDefault="00473DF8">
            <w:pPr>
              <w:spacing w:before="40" w:after="40"/>
            </w:pPr>
            <w:r>
              <w:rPr>
                <w:color w:val="000000"/>
                <w:sz w:val="17"/>
                <w:szCs w:val="17"/>
              </w:rPr>
              <w:t>IBM i / AS400 Admin</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A2429C"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3E21F3C"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4D4FBFE"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9D405C7" w14:textId="77777777" w:rsidR="008B50A8" w:rsidRDefault="00473DF8">
            <w:pPr>
              <w:spacing w:before="40" w:after="40"/>
            </w:pPr>
            <w:r>
              <w:rPr>
                <w:color w:val="000000"/>
                <w:sz w:val="17"/>
                <w:szCs w:val="17"/>
              </w:rPr>
              <w:t>[Backup Name]</w:t>
            </w:r>
          </w:p>
        </w:tc>
      </w:tr>
      <w:tr w:rsidR="008B50A8" w14:paraId="09C9E9A1"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92F5DB" w14:textId="77777777" w:rsidR="008B50A8" w:rsidRDefault="00473DF8">
            <w:pPr>
              <w:spacing w:before="40" w:after="40"/>
            </w:pPr>
            <w:r>
              <w:rPr>
                <w:color w:val="000000"/>
                <w:sz w:val="17"/>
                <w:szCs w:val="17"/>
              </w:rPr>
              <w:t>Control-M / Batch Lead</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6EE8CDA"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89E6D2D"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0CF12FE"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318643A" w14:textId="77777777" w:rsidR="008B50A8" w:rsidRDefault="00473DF8">
            <w:pPr>
              <w:spacing w:before="40" w:after="40"/>
            </w:pPr>
            <w:r>
              <w:rPr>
                <w:color w:val="000000"/>
                <w:sz w:val="17"/>
                <w:szCs w:val="17"/>
              </w:rPr>
              <w:t>[Backup Name]</w:t>
            </w:r>
          </w:p>
        </w:tc>
      </w:tr>
      <w:tr w:rsidR="008B50A8" w14:paraId="7217F8E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2146FFA" w14:textId="77777777" w:rsidR="008B50A8" w:rsidRDefault="00473DF8">
            <w:pPr>
              <w:spacing w:before="40" w:after="40"/>
            </w:pPr>
            <w:r>
              <w:rPr>
                <w:color w:val="000000"/>
                <w:sz w:val="17"/>
                <w:szCs w:val="17"/>
              </w:rPr>
              <w:t>CISO</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5187CED"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77D3EEE"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AE3F818"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6B17D12" w14:textId="77777777" w:rsidR="008B50A8" w:rsidRDefault="00473DF8">
            <w:pPr>
              <w:spacing w:before="40" w:after="40"/>
            </w:pPr>
            <w:r>
              <w:rPr>
                <w:color w:val="000000"/>
                <w:sz w:val="17"/>
                <w:szCs w:val="17"/>
              </w:rPr>
              <w:t>[Backup Name]</w:t>
            </w:r>
          </w:p>
        </w:tc>
      </w:tr>
      <w:tr w:rsidR="008B50A8" w14:paraId="2E5DED59" w14:textId="77777777">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1CB475D6" w14:textId="77777777" w:rsidR="008B50A8" w:rsidRDefault="00473DF8">
            <w:pPr>
              <w:spacing w:before="40" w:after="40"/>
            </w:pPr>
            <w:r>
              <w:rPr>
                <w:color w:val="000000"/>
                <w:sz w:val="17"/>
                <w:szCs w:val="17"/>
              </w:rPr>
              <w:t>CTO</w:t>
            </w:r>
          </w:p>
        </w:tc>
        <w:tc>
          <w:tcPr>
            <w:tcW w:w="22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521943F8" w14:textId="77777777" w:rsidR="008B50A8" w:rsidRDefault="00473DF8">
            <w:pPr>
              <w:spacing w:before="40" w:after="40"/>
            </w:pPr>
            <w:r>
              <w:rPr>
                <w:color w:val="000000"/>
                <w:sz w:val="17"/>
                <w:szCs w:val="17"/>
              </w:rPr>
              <w:t>[Name]</w:t>
            </w:r>
          </w:p>
        </w:tc>
        <w:tc>
          <w:tcPr>
            <w:tcW w:w="168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2E5167E6" w14:textId="77777777" w:rsidR="008B50A8" w:rsidRDefault="00473DF8">
            <w:pPr>
              <w:spacing w:before="40" w:after="40"/>
            </w:pPr>
            <w:r>
              <w:rPr>
                <w:color w:val="000000"/>
                <w:sz w:val="17"/>
                <w:szCs w:val="17"/>
              </w:rPr>
              <w:t>[+XX]</w:t>
            </w:r>
          </w:p>
        </w:tc>
        <w:tc>
          <w:tcPr>
            <w:tcW w:w="168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040B9E20" w14:textId="77777777" w:rsidR="008B50A8" w:rsidRDefault="00473DF8">
            <w:pPr>
              <w:spacing w:before="40" w:after="40"/>
            </w:pPr>
            <w:r>
              <w:rPr>
                <w:color w:val="000000"/>
                <w:sz w:val="17"/>
                <w:szCs w:val="17"/>
              </w:rPr>
              <w:t>[email]</w:t>
            </w:r>
          </w:p>
        </w:tc>
        <w:tc>
          <w:tcPr>
            <w:tcW w:w="1600" w:type="dxa"/>
            <w:tcBorders>
              <w:top w:val="single" w:sz="4" w:space="0" w:color="BBBBBB"/>
              <w:left w:val="single" w:sz="4" w:space="0" w:color="BBBBBB"/>
              <w:bottom w:val="single" w:sz="4" w:space="0" w:color="BBBBBB"/>
              <w:right w:val="single" w:sz="4" w:space="0" w:color="BBBBBB"/>
            </w:tcBorders>
            <w:shd w:val="clear" w:color="auto" w:fill="D6E4F7"/>
            <w:tcMar>
              <w:top w:w="80" w:type="dxa"/>
              <w:left w:w="120" w:type="dxa"/>
              <w:bottom w:w="80" w:type="dxa"/>
              <w:right w:w="120" w:type="dxa"/>
            </w:tcMar>
            <w:vAlign w:val="center"/>
          </w:tcPr>
          <w:p w14:paraId="4CBDF49C" w14:textId="77777777" w:rsidR="008B50A8" w:rsidRDefault="00473DF8">
            <w:pPr>
              <w:spacing w:before="40" w:after="40"/>
            </w:pPr>
            <w:r>
              <w:rPr>
                <w:color w:val="000000"/>
                <w:sz w:val="17"/>
                <w:szCs w:val="17"/>
              </w:rPr>
              <w:t>[Backup Name]</w:t>
            </w:r>
          </w:p>
        </w:tc>
      </w:tr>
    </w:tbl>
    <w:p w14:paraId="64673FA7" w14:textId="77777777" w:rsidR="008B50A8" w:rsidRDefault="008B50A8">
      <w:pPr>
        <w:spacing w:before="80" w:after="80"/>
      </w:pPr>
    </w:p>
    <w:p w14:paraId="6801DF14" w14:textId="77777777" w:rsidR="008B50A8" w:rsidRDefault="00473DF8">
      <w:pPr>
        <w:pStyle w:val="Heading1"/>
        <w:pBdr>
          <w:bottom w:val="single" w:sz="8" w:space="4" w:color="2E5FAC"/>
        </w:pBdr>
      </w:pPr>
      <w:r>
        <w:t>Appendix B — Tooling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600"/>
      </w:tblGrid>
      <w:tr w:rsidR="008B50A8" w14:paraId="69ED99ED"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AD7F44F" w14:textId="77777777" w:rsidR="008B50A8" w:rsidRDefault="00473DF8">
            <w:pPr>
              <w:spacing w:before="40" w:after="40"/>
            </w:pPr>
            <w:r>
              <w:rPr>
                <w:b/>
                <w:bCs/>
                <w:color w:val="FFFFFF"/>
              </w:rPr>
              <w:t>Tool / Platform</w:t>
            </w:r>
          </w:p>
        </w:tc>
        <w:tc>
          <w:tcPr>
            <w:tcW w:w="2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9C43FB5" w14:textId="77777777" w:rsidR="008B50A8" w:rsidRDefault="00473DF8">
            <w:pPr>
              <w:spacing w:before="40" w:after="40"/>
            </w:pPr>
            <w:r>
              <w:rPr>
                <w:b/>
                <w:bCs/>
                <w:color w:val="FFFFFF"/>
              </w:rPr>
              <w:t>Vendor</w:t>
            </w:r>
          </w:p>
        </w:tc>
        <w:tc>
          <w:tcPr>
            <w:tcW w:w="25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38CCE7C2" w14:textId="77777777" w:rsidR="008B50A8" w:rsidRDefault="00473DF8">
            <w:pPr>
              <w:spacing w:before="40" w:after="40"/>
            </w:pPr>
            <w:r>
              <w:rPr>
                <w:b/>
                <w:bCs/>
                <w:color w:val="FFFFFF"/>
              </w:rPr>
              <w:t>Purpose</w:t>
            </w:r>
          </w:p>
        </w:tc>
        <w:tc>
          <w:tcPr>
            <w:tcW w:w="26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7E3D19F" w14:textId="77777777" w:rsidR="008B50A8" w:rsidRDefault="00473DF8">
            <w:pPr>
              <w:spacing w:before="40" w:after="40"/>
            </w:pPr>
            <w:r>
              <w:rPr>
                <w:b/>
                <w:bCs/>
                <w:color w:val="FFFFFF"/>
              </w:rPr>
              <w:t>Access URL / Console</w:t>
            </w:r>
          </w:p>
        </w:tc>
      </w:tr>
      <w:tr w:rsidR="008B50A8" w14:paraId="0EF0D36C"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B36F8C8" w14:textId="77777777" w:rsidR="008B50A8" w:rsidRDefault="00473DF8">
            <w:pPr>
              <w:spacing w:before="40" w:after="40"/>
            </w:pPr>
            <w:r>
              <w:rPr>
                <w:color w:val="000000"/>
                <w:sz w:val="17"/>
                <w:szCs w:val="17"/>
              </w:rPr>
              <w:t>EMC SRDF Monitor</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6F2E8C5" w14:textId="77777777" w:rsidR="008B50A8" w:rsidRDefault="00473DF8">
            <w:pPr>
              <w:spacing w:before="40" w:after="40"/>
            </w:pPr>
            <w:r>
              <w:rPr>
                <w:color w:val="000000"/>
                <w:sz w:val="17"/>
                <w:szCs w:val="17"/>
              </w:rPr>
              <w:t>Dell EMC</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FD8BEC9" w14:textId="77777777" w:rsidR="008B50A8" w:rsidRDefault="00473DF8">
            <w:pPr>
              <w:spacing w:before="40" w:after="40"/>
            </w:pPr>
            <w:r>
              <w:rPr>
                <w:color w:val="000000"/>
                <w:sz w:val="17"/>
                <w:szCs w:val="17"/>
              </w:rPr>
              <w:t>Storage replication monitoring</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1BEA1B" w14:textId="77777777" w:rsidR="008B50A8" w:rsidRDefault="00473DF8">
            <w:pPr>
              <w:spacing w:before="40" w:after="40"/>
            </w:pPr>
            <w:r>
              <w:rPr>
                <w:color w:val="000000"/>
                <w:sz w:val="17"/>
                <w:szCs w:val="17"/>
              </w:rPr>
              <w:t>https://[DR-EMC-IP]/Unisphere</w:t>
            </w:r>
          </w:p>
        </w:tc>
      </w:tr>
      <w:tr w:rsidR="008B50A8" w14:paraId="5979C0F2"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EB7FE5" w14:textId="77777777" w:rsidR="008B50A8" w:rsidRDefault="00473DF8">
            <w:pPr>
              <w:spacing w:before="40" w:after="40"/>
            </w:pPr>
            <w:r>
              <w:rPr>
                <w:color w:val="000000"/>
                <w:sz w:val="17"/>
                <w:szCs w:val="17"/>
              </w:rPr>
              <w:t>NetApp ONTAP Mgr</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0964DBB" w14:textId="77777777" w:rsidR="008B50A8" w:rsidRDefault="00473DF8">
            <w:pPr>
              <w:spacing w:before="40" w:after="40"/>
            </w:pPr>
            <w:r>
              <w:rPr>
                <w:color w:val="000000"/>
                <w:sz w:val="17"/>
                <w:szCs w:val="17"/>
              </w:rPr>
              <w:t>NetApp</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30DB19" w14:textId="77777777" w:rsidR="008B50A8" w:rsidRDefault="00473DF8">
            <w:pPr>
              <w:spacing w:before="40" w:after="40"/>
            </w:pPr>
            <w:r>
              <w:rPr>
                <w:color w:val="000000"/>
                <w:sz w:val="17"/>
                <w:szCs w:val="17"/>
              </w:rPr>
              <w:t>NAS/SnapMirror management</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A521198" w14:textId="77777777" w:rsidR="008B50A8" w:rsidRDefault="00473DF8">
            <w:pPr>
              <w:spacing w:before="40" w:after="40"/>
            </w:pPr>
            <w:r>
              <w:rPr>
                <w:color w:val="000000"/>
                <w:sz w:val="17"/>
                <w:szCs w:val="17"/>
              </w:rPr>
              <w:t>https://[DR-NETAPP-IP]/ontap</w:t>
            </w:r>
          </w:p>
        </w:tc>
      </w:tr>
      <w:tr w:rsidR="008B50A8" w14:paraId="05BD0045"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EBDDC1" w14:textId="77777777" w:rsidR="008B50A8" w:rsidRDefault="00473DF8">
            <w:pPr>
              <w:spacing w:before="40" w:after="40"/>
            </w:pPr>
            <w:r>
              <w:rPr>
                <w:color w:val="000000"/>
                <w:sz w:val="17"/>
                <w:szCs w:val="17"/>
              </w:rPr>
              <w:t>VMware vCenter (DR)</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9A706C9" w14:textId="77777777" w:rsidR="008B50A8" w:rsidRDefault="00473DF8">
            <w:pPr>
              <w:spacing w:before="40" w:after="40"/>
            </w:pPr>
            <w:r>
              <w:rPr>
                <w:color w:val="000000"/>
                <w:sz w:val="17"/>
                <w:szCs w:val="17"/>
              </w:rPr>
              <w:t>VMware</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BC266A" w14:textId="77777777" w:rsidR="008B50A8" w:rsidRDefault="00473DF8">
            <w:pPr>
              <w:spacing w:before="40" w:after="40"/>
            </w:pPr>
            <w:r>
              <w:rPr>
                <w:color w:val="000000"/>
                <w:sz w:val="17"/>
                <w:szCs w:val="17"/>
              </w:rPr>
              <w:t>DR VM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81A585E" w14:textId="77777777" w:rsidR="008B50A8" w:rsidRDefault="00473DF8">
            <w:pPr>
              <w:spacing w:before="40" w:after="40"/>
            </w:pPr>
            <w:r>
              <w:rPr>
                <w:color w:val="000000"/>
                <w:sz w:val="17"/>
                <w:szCs w:val="17"/>
              </w:rPr>
              <w:t>https://[DR-VCENTER-FQDN]</w:t>
            </w:r>
          </w:p>
        </w:tc>
      </w:tr>
      <w:tr w:rsidR="008B50A8" w14:paraId="73FF33E9"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EBFFCAE" w14:textId="77777777" w:rsidR="008B50A8" w:rsidRDefault="00473DF8">
            <w:pPr>
              <w:spacing w:before="40" w:after="40"/>
            </w:pPr>
            <w:r>
              <w:rPr>
                <w:color w:val="000000"/>
                <w:sz w:val="17"/>
                <w:szCs w:val="17"/>
              </w:rPr>
              <w:t>VMware SRM</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64D8017" w14:textId="77777777" w:rsidR="008B50A8" w:rsidRDefault="00473DF8">
            <w:pPr>
              <w:spacing w:before="40" w:after="40"/>
            </w:pPr>
            <w:r>
              <w:rPr>
                <w:color w:val="000000"/>
                <w:sz w:val="17"/>
                <w:szCs w:val="17"/>
              </w:rPr>
              <w:t>VMware</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637ED3D" w14:textId="77777777" w:rsidR="008B50A8" w:rsidRDefault="00473DF8">
            <w:pPr>
              <w:spacing w:before="40" w:after="40"/>
            </w:pPr>
            <w:r>
              <w:rPr>
                <w:color w:val="000000"/>
                <w:sz w:val="17"/>
                <w:szCs w:val="17"/>
              </w:rPr>
              <w:t>Failover orchestration</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A9512CD" w14:textId="77777777" w:rsidR="008B50A8" w:rsidRDefault="00473DF8">
            <w:pPr>
              <w:spacing w:before="40" w:after="40"/>
            </w:pPr>
            <w:r>
              <w:rPr>
                <w:color w:val="000000"/>
                <w:sz w:val="17"/>
                <w:szCs w:val="17"/>
              </w:rPr>
              <w:t>Integrated in DR vCenter</w:t>
            </w:r>
          </w:p>
        </w:tc>
      </w:tr>
      <w:tr w:rsidR="008B50A8" w14:paraId="40D48ECD"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0777200" w14:textId="77777777" w:rsidR="008B50A8" w:rsidRDefault="00473DF8">
            <w:pPr>
              <w:spacing w:before="40" w:after="40"/>
            </w:pPr>
            <w:r>
              <w:rPr>
                <w:color w:val="000000"/>
                <w:sz w:val="17"/>
                <w:szCs w:val="17"/>
              </w:rPr>
              <w:t>Panorama / PA</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15D2353" w14:textId="77777777" w:rsidR="008B50A8" w:rsidRDefault="00473DF8">
            <w:pPr>
              <w:spacing w:before="40" w:after="40"/>
            </w:pPr>
            <w:r>
              <w:rPr>
                <w:color w:val="000000"/>
                <w:sz w:val="17"/>
                <w:szCs w:val="17"/>
              </w:rPr>
              <w:t>Palo Alto</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20D8E8" w14:textId="77777777" w:rsidR="008B50A8" w:rsidRDefault="00473DF8">
            <w:pPr>
              <w:spacing w:before="40" w:after="40"/>
            </w:pPr>
            <w:r>
              <w:rPr>
                <w:color w:val="000000"/>
                <w:sz w:val="17"/>
                <w:szCs w:val="17"/>
              </w:rPr>
              <w:t>Firewall policy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2E0723" w14:textId="77777777" w:rsidR="008B50A8" w:rsidRDefault="00473DF8">
            <w:pPr>
              <w:spacing w:before="40" w:after="40"/>
            </w:pPr>
            <w:r>
              <w:rPr>
                <w:color w:val="000000"/>
                <w:sz w:val="17"/>
                <w:szCs w:val="17"/>
              </w:rPr>
              <w:t>https://[PANORAMA-FQDN]</w:t>
            </w:r>
          </w:p>
        </w:tc>
      </w:tr>
      <w:tr w:rsidR="008B50A8" w14:paraId="6C314261"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771415" w14:textId="77777777" w:rsidR="008B50A8" w:rsidRDefault="00473DF8">
            <w:pPr>
              <w:spacing w:before="40" w:after="40"/>
            </w:pPr>
            <w:r>
              <w:rPr>
                <w:color w:val="000000"/>
                <w:sz w:val="17"/>
                <w:szCs w:val="17"/>
              </w:rPr>
              <w:t>F5 BIG-IP TMUI</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44A39A7" w14:textId="77777777" w:rsidR="008B50A8" w:rsidRDefault="00473DF8">
            <w:pPr>
              <w:spacing w:before="40" w:after="40"/>
            </w:pPr>
            <w:r>
              <w:rPr>
                <w:color w:val="000000"/>
                <w:sz w:val="17"/>
                <w:szCs w:val="17"/>
              </w:rPr>
              <w:t>F5 Networks</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929536" w14:textId="77777777" w:rsidR="008B50A8" w:rsidRDefault="00473DF8">
            <w:pPr>
              <w:spacing w:before="40" w:after="40"/>
            </w:pPr>
            <w:r>
              <w:rPr>
                <w:color w:val="000000"/>
                <w:sz w:val="17"/>
                <w:szCs w:val="17"/>
              </w:rPr>
              <w:t>Load balancer management</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872EE6A" w14:textId="77777777" w:rsidR="008B50A8" w:rsidRDefault="00473DF8">
            <w:pPr>
              <w:spacing w:before="40" w:after="40"/>
            </w:pPr>
            <w:r>
              <w:rPr>
                <w:color w:val="000000"/>
                <w:sz w:val="17"/>
                <w:szCs w:val="17"/>
              </w:rPr>
              <w:t>https://[DR-F5-MGMT-IP]</w:t>
            </w:r>
          </w:p>
        </w:tc>
      </w:tr>
      <w:tr w:rsidR="008B50A8" w14:paraId="08C802F4"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8CC7667" w14:textId="77777777" w:rsidR="008B50A8" w:rsidRDefault="00473DF8">
            <w:pPr>
              <w:spacing w:before="40" w:after="40"/>
            </w:pPr>
            <w:r>
              <w:rPr>
                <w:color w:val="000000"/>
                <w:sz w:val="17"/>
                <w:szCs w:val="17"/>
              </w:rPr>
              <w:t>Infoblox DDI</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6E72E4E" w14:textId="77777777" w:rsidR="008B50A8" w:rsidRDefault="00473DF8">
            <w:pPr>
              <w:spacing w:before="40" w:after="40"/>
            </w:pPr>
            <w:r>
              <w:rPr>
                <w:color w:val="000000"/>
                <w:sz w:val="17"/>
                <w:szCs w:val="17"/>
              </w:rPr>
              <w:t>Infoblox</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DE8147E" w14:textId="77777777" w:rsidR="008B50A8" w:rsidRDefault="00473DF8">
            <w:pPr>
              <w:spacing w:before="40" w:after="40"/>
            </w:pPr>
            <w:r>
              <w:rPr>
                <w:color w:val="000000"/>
                <w:sz w:val="17"/>
                <w:szCs w:val="17"/>
              </w:rPr>
              <w:t>DNS/IPAM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B66FB6C" w14:textId="77777777" w:rsidR="008B50A8" w:rsidRDefault="00473DF8">
            <w:pPr>
              <w:spacing w:before="40" w:after="40"/>
            </w:pPr>
            <w:r>
              <w:rPr>
                <w:color w:val="000000"/>
                <w:sz w:val="17"/>
                <w:szCs w:val="17"/>
              </w:rPr>
              <w:t>https://[INFOBLOX-FQDN]</w:t>
            </w:r>
          </w:p>
        </w:tc>
      </w:tr>
      <w:tr w:rsidR="008B50A8" w14:paraId="749885ED"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C25FE43" w14:textId="77777777" w:rsidR="008B50A8" w:rsidRDefault="00473DF8">
            <w:pPr>
              <w:spacing w:before="40" w:after="40"/>
            </w:pPr>
            <w:r>
              <w:rPr>
                <w:color w:val="000000"/>
                <w:sz w:val="17"/>
                <w:szCs w:val="17"/>
              </w:rPr>
              <w:t>Oracle DGMGRL</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898564F" w14:textId="77777777" w:rsidR="008B50A8" w:rsidRDefault="00473DF8">
            <w:pPr>
              <w:spacing w:before="40" w:after="40"/>
            </w:pPr>
            <w:r>
              <w:rPr>
                <w:color w:val="000000"/>
                <w:sz w:val="17"/>
                <w:szCs w:val="17"/>
              </w:rPr>
              <w:t>Oracle</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340C35" w14:textId="77777777" w:rsidR="008B50A8" w:rsidRDefault="00473DF8">
            <w:pPr>
              <w:spacing w:before="40" w:after="40"/>
            </w:pPr>
            <w:r>
              <w:rPr>
                <w:color w:val="000000"/>
                <w:sz w:val="17"/>
                <w:szCs w:val="17"/>
              </w:rPr>
              <w:t>Data Guard failover CLI</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C54297" w14:textId="77777777" w:rsidR="008B50A8" w:rsidRDefault="00473DF8">
            <w:pPr>
              <w:spacing w:before="40" w:after="40"/>
            </w:pPr>
            <w:r>
              <w:rPr>
                <w:color w:val="000000"/>
                <w:sz w:val="17"/>
                <w:szCs w:val="17"/>
              </w:rPr>
              <w:t>SSH to DR DB host</w:t>
            </w:r>
          </w:p>
        </w:tc>
      </w:tr>
      <w:tr w:rsidR="008B50A8" w14:paraId="530ED246"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A56C498" w14:textId="77777777" w:rsidR="008B50A8" w:rsidRDefault="00473DF8">
            <w:pPr>
              <w:spacing w:before="40" w:after="40"/>
            </w:pPr>
            <w:r>
              <w:rPr>
                <w:color w:val="000000"/>
                <w:sz w:val="17"/>
                <w:szCs w:val="17"/>
              </w:rPr>
              <w:t>IBM HMC</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DC0B97D" w14:textId="77777777" w:rsidR="008B50A8" w:rsidRDefault="00473DF8">
            <w:pPr>
              <w:spacing w:before="40" w:after="40"/>
            </w:pPr>
            <w:r>
              <w:rPr>
                <w:color w:val="000000"/>
                <w:sz w:val="17"/>
                <w:szCs w:val="17"/>
              </w:rPr>
              <w:t>IBM</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598A1B7" w14:textId="77777777" w:rsidR="008B50A8" w:rsidRDefault="00473DF8">
            <w:pPr>
              <w:spacing w:before="40" w:after="40"/>
            </w:pPr>
            <w:r>
              <w:rPr>
                <w:color w:val="000000"/>
                <w:sz w:val="17"/>
                <w:szCs w:val="17"/>
              </w:rPr>
              <w:t>Mainframe partition management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B80B0E3" w14:textId="77777777" w:rsidR="008B50A8" w:rsidRDefault="00473DF8">
            <w:pPr>
              <w:spacing w:before="40" w:after="40"/>
            </w:pPr>
            <w:r>
              <w:rPr>
                <w:color w:val="000000"/>
                <w:sz w:val="17"/>
                <w:szCs w:val="17"/>
              </w:rPr>
              <w:t>https://[HMC-DR-IP]</w:t>
            </w:r>
          </w:p>
        </w:tc>
      </w:tr>
      <w:tr w:rsidR="008B50A8" w14:paraId="024EE90B"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A5B126" w14:textId="77777777" w:rsidR="008B50A8" w:rsidRDefault="00473DF8">
            <w:pPr>
              <w:spacing w:before="40" w:after="40"/>
            </w:pPr>
            <w:r>
              <w:rPr>
                <w:color w:val="000000"/>
                <w:sz w:val="17"/>
                <w:szCs w:val="17"/>
              </w:rPr>
              <w:t>Control-M/EM</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18A0A52" w14:textId="77777777" w:rsidR="008B50A8" w:rsidRDefault="00473DF8">
            <w:pPr>
              <w:spacing w:before="40" w:after="40"/>
            </w:pPr>
            <w:r>
              <w:rPr>
                <w:color w:val="000000"/>
                <w:sz w:val="17"/>
                <w:szCs w:val="17"/>
              </w:rPr>
              <w:t>BMC Software</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7BACE05" w14:textId="77777777" w:rsidR="008B50A8" w:rsidRDefault="00473DF8">
            <w:pPr>
              <w:spacing w:before="40" w:after="40"/>
            </w:pPr>
            <w:r>
              <w:rPr>
                <w:color w:val="000000"/>
                <w:sz w:val="17"/>
                <w:szCs w:val="17"/>
              </w:rPr>
              <w:t>Batch scheduling EM console</w:t>
            </w:r>
          </w:p>
        </w:tc>
        <w:tc>
          <w:tcPr>
            <w:tcW w:w="26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47E74AE" w14:textId="77777777" w:rsidR="008B50A8" w:rsidRDefault="00473DF8">
            <w:pPr>
              <w:spacing w:before="40" w:after="40"/>
            </w:pPr>
            <w:r>
              <w:rPr>
                <w:color w:val="000000"/>
                <w:sz w:val="17"/>
                <w:szCs w:val="17"/>
              </w:rPr>
              <w:t>https://[CTM-DR-FQDN]:9000</w:t>
            </w:r>
          </w:p>
        </w:tc>
      </w:tr>
      <w:tr w:rsidR="008B50A8" w14:paraId="2E0E9662" w14:textId="77777777">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84EF675" w14:textId="77777777" w:rsidR="008B50A8" w:rsidRDefault="00473DF8">
            <w:pPr>
              <w:spacing w:before="40" w:after="40"/>
            </w:pPr>
            <w:r>
              <w:rPr>
                <w:color w:val="000000"/>
                <w:sz w:val="17"/>
                <w:szCs w:val="17"/>
              </w:rPr>
              <w:t>DR Status Dashboard</w:t>
            </w:r>
          </w:p>
        </w:tc>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851A777" w14:textId="77777777" w:rsidR="008B50A8" w:rsidRDefault="00473DF8">
            <w:pPr>
              <w:spacing w:before="40" w:after="40"/>
            </w:pPr>
            <w:r>
              <w:rPr>
                <w:color w:val="000000"/>
                <w:sz w:val="17"/>
                <w:szCs w:val="17"/>
              </w:rPr>
              <w:t>Internal</w:t>
            </w:r>
          </w:p>
        </w:tc>
        <w:tc>
          <w:tcPr>
            <w:tcW w:w="25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F928394" w14:textId="77777777" w:rsidR="008B50A8" w:rsidRDefault="00473DF8">
            <w:pPr>
              <w:spacing w:before="40" w:after="40"/>
            </w:pPr>
            <w:r>
              <w:rPr>
                <w:color w:val="000000"/>
                <w:sz w:val="17"/>
                <w:szCs w:val="17"/>
              </w:rPr>
              <w:t>Real-time DR execution tracking</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CEAEA3" w14:textId="77777777" w:rsidR="008B50A8" w:rsidRDefault="00473DF8">
            <w:pPr>
              <w:spacing w:before="40" w:after="40"/>
            </w:pPr>
            <w:r>
              <w:rPr>
                <w:color w:val="000000"/>
                <w:sz w:val="17"/>
                <w:szCs w:val="17"/>
              </w:rPr>
              <w:t>https://[DR-PORTAL-URL]</w:t>
            </w:r>
          </w:p>
        </w:tc>
      </w:tr>
    </w:tbl>
    <w:p w14:paraId="00ABE80D" w14:textId="77777777" w:rsidR="008B50A8" w:rsidRDefault="008B50A8">
      <w:pPr>
        <w:spacing w:before="80" w:after="80"/>
      </w:pPr>
    </w:p>
    <w:p w14:paraId="5DF1E1E9" w14:textId="77777777" w:rsidR="008B50A8" w:rsidRDefault="00473DF8">
      <w:pPr>
        <w:pStyle w:val="Heading1"/>
        <w:pBdr>
          <w:bottom w:val="single" w:sz="8" w:space="4" w:color="2E5FAC"/>
        </w:pBdr>
      </w:pPr>
      <w:r>
        <w:t>Appendix C — DR Drill Learnings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798"/>
        <w:gridCol w:w="2995"/>
        <w:gridCol w:w="3155"/>
      </w:tblGrid>
      <w:tr w:rsidR="008B50A8" w14:paraId="72060095"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23748169" w14:textId="77777777" w:rsidR="008B50A8" w:rsidRDefault="00473DF8">
            <w:pPr>
              <w:spacing w:before="40" w:after="40"/>
            </w:pPr>
            <w:r>
              <w:rPr>
                <w:b/>
                <w:bCs/>
                <w:color w:val="FFFFFF"/>
              </w:rPr>
              <w:t>Drill Date</w:t>
            </w:r>
          </w:p>
        </w:tc>
        <w:tc>
          <w:tcPr>
            <w:tcW w:w="18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7956F50" w14:textId="77777777" w:rsidR="008B50A8" w:rsidRDefault="00473DF8">
            <w:pPr>
              <w:spacing w:before="40" w:after="40"/>
            </w:pPr>
            <w:r>
              <w:rPr>
                <w:b/>
                <w:bCs/>
                <w:color w:val="FFFFFF"/>
              </w:rPr>
              <w:t>Scenario Tested</w:t>
            </w:r>
          </w:p>
        </w:tc>
        <w:tc>
          <w:tcPr>
            <w:tcW w:w="300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4ADC258E" w14:textId="77777777" w:rsidR="008B50A8" w:rsidRDefault="00473DF8">
            <w:pPr>
              <w:spacing w:before="40" w:after="40"/>
            </w:pPr>
            <w:r>
              <w:rPr>
                <w:b/>
                <w:bCs/>
                <w:color w:val="FFFFFF"/>
              </w:rPr>
              <w:t>Finding / Gap</w:t>
            </w:r>
          </w:p>
        </w:tc>
        <w:tc>
          <w:tcPr>
            <w:tcW w:w="3160" w:type="dxa"/>
            <w:tcBorders>
              <w:top w:val="single" w:sz="4" w:space="0" w:color="BBBBBB"/>
              <w:left w:val="single" w:sz="4" w:space="0" w:color="BBBBBB"/>
              <w:bottom w:val="single" w:sz="4" w:space="0" w:color="BBBBBB"/>
              <w:right w:val="single" w:sz="4" w:space="0" w:color="BBBBBB"/>
            </w:tcBorders>
            <w:shd w:val="clear" w:color="auto" w:fill="1B2A4A"/>
            <w:tcMar>
              <w:top w:w="80" w:type="dxa"/>
              <w:left w:w="120" w:type="dxa"/>
              <w:bottom w:w="80" w:type="dxa"/>
              <w:right w:w="120" w:type="dxa"/>
            </w:tcMar>
            <w:vAlign w:val="center"/>
          </w:tcPr>
          <w:p w14:paraId="7A999C16" w14:textId="77777777" w:rsidR="008B50A8" w:rsidRDefault="00473DF8">
            <w:pPr>
              <w:spacing w:before="40" w:after="40"/>
            </w:pPr>
            <w:r>
              <w:rPr>
                <w:b/>
                <w:bCs/>
                <w:color w:val="FFFFFF"/>
              </w:rPr>
              <w:t>Remediation &amp; Status</w:t>
            </w:r>
          </w:p>
        </w:tc>
      </w:tr>
      <w:tr w:rsidR="008B50A8" w14:paraId="58144A47"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B51596D"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AE089D5" w14:textId="77777777" w:rsidR="008B50A8" w:rsidRDefault="00473DF8">
            <w:pPr>
              <w:spacing w:before="40" w:after="40"/>
            </w:pPr>
            <w:r>
              <w:rPr>
                <w:color w:val="000000"/>
                <w:sz w:val="17"/>
                <w:szCs w:val="17"/>
              </w:rPr>
              <w:t>Full Failover DR1</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3148520" w14:textId="77777777" w:rsidR="008B50A8" w:rsidRDefault="00473DF8">
            <w:pPr>
              <w:spacing w:before="40" w:after="40"/>
            </w:pPr>
            <w:r>
              <w:rPr>
                <w:color w:val="000000"/>
                <w:sz w:val="17"/>
                <w:szCs w:val="17"/>
              </w:rPr>
              <w:t>SRM recovery plan had 3 stale VM entries causing delay</w:t>
            </w:r>
          </w:p>
        </w:tc>
        <w:tc>
          <w:tcPr>
            <w:tcW w:w="3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543E0CF" w14:textId="77777777" w:rsidR="008B50A8" w:rsidRDefault="00473DF8">
            <w:pPr>
              <w:spacing w:before="40" w:after="40"/>
            </w:pPr>
            <w:r>
              <w:rPr>
                <w:color w:val="000000"/>
                <w:sz w:val="17"/>
                <w:szCs w:val="17"/>
              </w:rPr>
              <w:t>VM protection groups updated — CLOSED</w:t>
            </w:r>
          </w:p>
        </w:tc>
      </w:tr>
      <w:tr w:rsidR="008B50A8" w14:paraId="07FF2384" w14:textId="77777777">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D7277E9"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6EF19F" w14:textId="77777777" w:rsidR="008B50A8" w:rsidRDefault="00473DF8">
            <w:pPr>
              <w:spacing w:before="40" w:after="40"/>
            </w:pPr>
            <w:r>
              <w:rPr>
                <w:color w:val="000000"/>
                <w:sz w:val="17"/>
                <w:szCs w:val="17"/>
              </w:rPr>
              <w:t>Database Failover</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A3841A4" w14:textId="77777777" w:rsidR="008B50A8" w:rsidRDefault="00473DF8">
            <w:pPr>
              <w:spacing w:before="40" w:after="40"/>
            </w:pPr>
            <w:r>
              <w:rPr>
                <w:color w:val="000000"/>
                <w:sz w:val="17"/>
                <w:szCs w:val="17"/>
              </w:rPr>
              <w:t>Oracle DG apply lag was 45 min — exceeded RPO</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B3B2B76" w14:textId="77777777" w:rsidR="008B50A8" w:rsidRDefault="00473DF8">
            <w:pPr>
              <w:spacing w:before="40" w:after="40"/>
            </w:pPr>
            <w:r>
              <w:rPr>
                <w:color w:val="000000"/>
                <w:sz w:val="17"/>
                <w:szCs w:val="17"/>
              </w:rPr>
              <w:t>Tuned redo log transport; RPO now 18 min — CLOSED</w:t>
            </w:r>
          </w:p>
        </w:tc>
      </w:tr>
      <w:tr w:rsidR="008B50A8" w14:paraId="416400D0"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20223AB"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71F311D" w14:textId="77777777" w:rsidR="008B50A8" w:rsidRDefault="00473DF8">
            <w:pPr>
              <w:spacing w:before="40" w:after="40"/>
            </w:pPr>
            <w:r>
              <w:rPr>
                <w:color w:val="000000"/>
                <w:sz w:val="17"/>
                <w:szCs w:val="17"/>
              </w:rPr>
              <w:t>Control-M Cutover</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2ABDEC8" w14:textId="77777777" w:rsidR="008B50A8" w:rsidRDefault="00473DF8">
            <w:pPr>
              <w:spacing w:before="40" w:after="40"/>
            </w:pPr>
            <w:r>
              <w:rPr>
                <w:color w:val="000000"/>
                <w:sz w:val="17"/>
                <w:szCs w:val="17"/>
              </w:rPr>
              <w:t>Duplicate batch jobs ran on both sites</w:t>
            </w:r>
          </w:p>
        </w:tc>
        <w:tc>
          <w:tcPr>
            <w:tcW w:w="3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68E6FCE" w14:textId="77777777" w:rsidR="008B50A8" w:rsidRDefault="00473DF8">
            <w:pPr>
              <w:spacing w:before="40" w:after="40"/>
            </w:pPr>
            <w:r>
              <w:rPr>
                <w:color w:val="000000"/>
                <w:sz w:val="17"/>
                <w:szCs w:val="17"/>
              </w:rPr>
              <w:t>Documented dual-disable procedure — CLOSED</w:t>
            </w:r>
          </w:p>
        </w:tc>
      </w:tr>
      <w:tr w:rsidR="008B50A8" w14:paraId="3A37EABB"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347FF046" w14:textId="77777777" w:rsidR="008B50A8" w:rsidRDefault="00473DF8">
            <w:pPr>
              <w:spacing w:before="40" w:after="40"/>
            </w:pPr>
            <w:r>
              <w:rPr>
                <w:color w:val="000000"/>
                <w:sz w:val="17"/>
                <w:szCs w:val="17"/>
              </w:rPr>
              <w:t>[DD/MM/YYYY]</w:t>
            </w:r>
          </w:p>
        </w:tc>
        <w:tc>
          <w:tcPr>
            <w:tcW w:w="1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B317690" w14:textId="77777777" w:rsidR="008B50A8" w:rsidRDefault="00473DF8">
            <w:pPr>
              <w:spacing w:before="40" w:after="40"/>
            </w:pPr>
            <w:r>
              <w:rPr>
                <w:color w:val="000000"/>
                <w:sz w:val="17"/>
                <w:szCs w:val="17"/>
              </w:rPr>
              <w:t>Mainframe IPL</w:t>
            </w:r>
          </w:p>
        </w:tc>
        <w:tc>
          <w:tcPr>
            <w:tcW w:w="3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239E3094" w14:textId="77777777" w:rsidR="008B50A8" w:rsidRDefault="00473DF8">
            <w:pPr>
              <w:spacing w:before="40" w:after="40"/>
            </w:pPr>
            <w:r>
              <w:rPr>
                <w:color w:val="000000"/>
                <w:sz w:val="17"/>
                <w:szCs w:val="17"/>
              </w:rPr>
              <w:t>IPL took 90 min vs 60 min target</w:t>
            </w:r>
          </w:p>
        </w:tc>
        <w:tc>
          <w:tcPr>
            <w:tcW w:w="31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vAlign w:val="center"/>
          </w:tcPr>
          <w:p w14:paraId="06BA7570" w14:textId="77777777" w:rsidR="008B50A8" w:rsidRDefault="00473DF8">
            <w:pPr>
              <w:spacing w:before="40" w:after="40"/>
            </w:pPr>
            <w:r>
              <w:rPr>
                <w:color w:val="000000"/>
                <w:sz w:val="17"/>
                <w:szCs w:val="17"/>
              </w:rPr>
              <w:t>LPAR warm restart procedure documented — IN PROGRESS</w:t>
            </w:r>
          </w:p>
        </w:tc>
      </w:tr>
      <w:tr w:rsidR="008B50A8" w14:paraId="0B63E1E8" w14:textId="77777777">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E34E5BF" w14:textId="77777777" w:rsidR="008B50A8" w:rsidRDefault="00473DF8">
            <w:pPr>
              <w:spacing w:before="40" w:after="40"/>
            </w:pPr>
            <w:r>
              <w:rPr>
                <w:color w:val="000000"/>
                <w:sz w:val="17"/>
                <w:szCs w:val="17"/>
              </w:rPr>
              <w:t>[Add new rows per drill]</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E5E93C0" w14:textId="77777777" w:rsidR="008B50A8" w:rsidRDefault="008B50A8">
            <w:pPr>
              <w:spacing w:before="40" w:after="40"/>
            </w:pP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D56EB8B" w14:textId="77777777" w:rsidR="008B50A8" w:rsidRDefault="008B50A8">
            <w:pPr>
              <w:spacing w:before="40" w:after="40"/>
            </w:pPr>
          </w:p>
        </w:tc>
        <w:tc>
          <w:tcPr>
            <w:tcW w:w="31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A96EF36" w14:textId="77777777" w:rsidR="008B50A8" w:rsidRDefault="008B50A8">
            <w:pPr>
              <w:spacing w:before="40" w:after="40"/>
            </w:pPr>
          </w:p>
        </w:tc>
      </w:tr>
    </w:tbl>
    <w:p w14:paraId="11DE3B5B" w14:textId="77777777" w:rsidR="008B50A8" w:rsidRDefault="008B50A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A8" w14:paraId="7EDD653B" w14:textId="77777777">
        <w:tc>
          <w:tcPr>
            <w:tcW w:w="9360" w:type="dxa"/>
            <w:tcBorders>
              <w:top w:val="single" w:sz="4" w:space="0" w:color="1B2A4A"/>
              <w:left w:val="single" w:sz="4" w:space="0" w:color="1B2A4A"/>
              <w:bottom w:val="single" w:sz="4" w:space="0" w:color="1B2A4A"/>
              <w:right w:val="single" w:sz="4" w:space="0" w:color="1B2A4A"/>
            </w:tcBorders>
            <w:shd w:val="clear" w:color="auto" w:fill="1B2A4A"/>
            <w:tcMar>
              <w:top w:w="160" w:type="dxa"/>
              <w:left w:w="200" w:type="dxa"/>
              <w:bottom w:w="160" w:type="dxa"/>
              <w:right w:w="200" w:type="dxa"/>
            </w:tcMar>
          </w:tcPr>
          <w:p w14:paraId="1597BCC5" w14:textId="77777777" w:rsidR="008B50A8" w:rsidRDefault="00473DF8">
            <w:pPr>
              <w:spacing w:before="60" w:after="20"/>
              <w:jc w:val="center"/>
            </w:pPr>
            <w:r>
              <w:rPr>
                <w:b/>
                <w:bCs/>
                <w:color w:val="FFFFFF"/>
                <w:sz w:val="24"/>
                <w:szCs w:val="24"/>
              </w:rPr>
              <w:t>END OF DOCUMENT</w:t>
            </w:r>
          </w:p>
          <w:p w14:paraId="79319992" w14:textId="77777777" w:rsidR="008B50A8" w:rsidRDefault="00473DF8">
            <w:pPr>
              <w:spacing w:before="20" w:after="60"/>
              <w:jc w:val="center"/>
            </w:pPr>
            <w:r>
              <w:rPr>
                <w:color w:val="AACFFF"/>
              </w:rPr>
              <w:t>Enterprise DR Failover Playbook v1.0 | CONFIDENTIAL | Review Date: Quarterly</w:t>
            </w:r>
          </w:p>
        </w:tc>
      </w:tr>
    </w:tbl>
    <w:p w14:paraId="0E81778E" w14:textId="77777777" w:rsidR="00DD3924" w:rsidRDefault="00DD3924"/>
    <w:sectPr w:rsidR="00DD3924">
      <w:headerReference w:type="default" r:id="rId16"/>
      <w:footerReference w:type="default" r:id="rId17"/>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tanu Mukherjee" w:date="2026-05-18T15:19:00Z" w:initials="AM">
    <w:p w14:paraId="02D109D7" w14:textId="0433DBFD" w:rsidR="00AF3C78" w:rsidRDefault="00AF3C78" w:rsidP="00AF3C78">
      <w:pPr>
        <w:pStyle w:val="CommentText"/>
      </w:pPr>
      <w:r>
        <w:rPr>
          <w:rStyle w:val="CommentReference"/>
        </w:rPr>
        <w:annotationRef/>
      </w:r>
      <w:r>
        <w:fldChar w:fldCharType="begin"/>
      </w:r>
      <w:r>
        <w:instrText>HYPERLINK "mailto:dalaruna@sutherlandglobal.com"</w:instrText>
      </w:r>
      <w:bookmarkStart w:id="1" w:name="_@_BB40D7D8E0E54F29A6570D4056616492Z"/>
      <w:r>
        <w:fldChar w:fldCharType="separate"/>
      </w:r>
      <w:bookmarkEnd w:id="1"/>
      <w:r w:rsidRPr="00AF3C78">
        <w:rPr>
          <w:rStyle w:val="Mention"/>
          <w:noProof/>
        </w:rPr>
        <w:t>@Aruna Kumar Dalai</w:t>
      </w:r>
      <w:r>
        <w:fldChar w:fldCharType="end"/>
      </w:r>
      <w:r>
        <w:t xml:space="preserve"> please complete the RACI Matrix by 19/05</w:t>
      </w:r>
    </w:p>
  </w:comment>
  <w:comment w:id="2" w:author="Atanu Mukherjee" w:date="2026-05-18T15:20:00Z" w:initials="AM">
    <w:p w14:paraId="192AAB2E" w14:textId="67F15825" w:rsidR="00F441E8" w:rsidRDefault="00F441E8" w:rsidP="00F441E8">
      <w:pPr>
        <w:pStyle w:val="CommentText"/>
      </w:pPr>
      <w:r>
        <w:rPr>
          <w:rStyle w:val="CommentReference"/>
        </w:rPr>
        <w:annotationRef/>
      </w:r>
      <w:r>
        <w:fldChar w:fldCharType="begin"/>
      </w:r>
      <w:r>
        <w:instrText>HYPERLINK "mailto:murambik@sutherlandglobal.com"</w:instrText>
      </w:r>
      <w:bookmarkStart w:id="3" w:name="_@_9E80A87D525A4552BF75D23A113F2A53Z"/>
      <w:r>
        <w:fldChar w:fldCharType="separate"/>
      </w:r>
      <w:bookmarkEnd w:id="3"/>
      <w:r w:rsidRPr="00F441E8">
        <w:rPr>
          <w:rStyle w:val="Mention"/>
          <w:noProof/>
        </w:rPr>
        <w:t>@Ambika Murugesarathinam</w:t>
      </w:r>
      <w:r>
        <w:fldChar w:fldCharType="end"/>
      </w:r>
      <w:r>
        <w:t xml:space="preserve">  plz complete this by 19/05</w:t>
      </w:r>
    </w:p>
  </w:comment>
  <w:comment w:id="4" w:author="Atanu Mukherjee" w:date="2026-05-18T15:21:00Z" w:initials="AM">
    <w:p w14:paraId="36FD7412" w14:textId="5995473E" w:rsidR="00996D77" w:rsidRDefault="00996D77" w:rsidP="00996D77">
      <w:pPr>
        <w:pStyle w:val="CommentText"/>
      </w:pPr>
      <w:r>
        <w:rPr>
          <w:rStyle w:val="CommentReference"/>
        </w:rPr>
        <w:annotationRef/>
      </w:r>
      <w:r>
        <w:fldChar w:fldCharType="begin"/>
      </w:r>
      <w:r>
        <w:instrText>HYPERLINK "mailto:gsaiki@sutherlandglobal.com"</w:instrText>
      </w:r>
      <w:bookmarkStart w:id="5" w:name="_@_6EE5F5ECAD08493A89981B4D3CAE8122Z"/>
      <w:r>
        <w:fldChar w:fldCharType="separate"/>
      </w:r>
      <w:bookmarkEnd w:id="5"/>
      <w:r w:rsidRPr="00996D77">
        <w:rPr>
          <w:rStyle w:val="Mention"/>
          <w:noProof/>
        </w:rPr>
        <w:t>@G Sai Kiran Kiran</w:t>
      </w:r>
      <w:r>
        <w:fldChar w:fldCharType="end"/>
      </w:r>
      <w:r>
        <w:t xml:space="preserve"> , </w:t>
      </w:r>
      <w:r>
        <w:fldChar w:fldCharType="begin"/>
      </w:r>
      <w:r>
        <w:instrText>HYPERLINK "mailto:munsyed1@sutherlandglobal.com"</w:instrText>
      </w:r>
      <w:bookmarkStart w:id="6" w:name="_@_A199020C4F064E1CA4555A356F462CD4Z"/>
      <w:r>
        <w:fldChar w:fldCharType="separate"/>
      </w:r>
      <w:bookmarkEnd w:id="6"/>
      <w:r w:rsidRPr="00996D77">
        <w:rPr>
          <w:rStyle w:val="Mention"/>
          <w:noProof/>
        </w:rPr>
        <w:t>@Syed Munawwer</w:t>
      </w:r>
      <w:r>
        <w:fldChar w:fldCharType="end"/>
      </w:r>
      <w:r>
        <w:t xml:space="preserve"> - complete this by 19/05</w:t>
      </w:r>
    </w:p>
  </w:comment>
  <w:comment w:id="7" w:author="Atanu Mukherjee" w:date="2026-05-18T15:22:00Z" w:initials="AM">
    <w:p w14:paraId="69F41FED" w14:textId="3C6CBF43" w:rsidR="00996D77" w:rsidRDefault="00996D77" w:rsidP="00996D77">
      <w:pPr>
        <w:pStyle w:val="CommentText"/>
      </w:pPr>
      <w:r>
        <w:rPr>
          <w:rStyle w:val="CommentReference"/>
        </w:rPr>
        <w:annotationRef/>
      </w:r>
      <w:r>
        <w:fldChar w:fldCharType="begin"/>
      </w:r>
      <w:r>
        <w:instrText>HYPERLINK "mailto:gsaiki@sutherlandglobal.com"</w:instrText>
      </w:r>
      <w:bookmarkStart w:id="8" w:name="_@_F019B7569DA046C68CF0E8AF143D9FABZ"/>
      <w:r>
        <w:fldChar w:fldCharType="separate"/>
      </w:r>
      <w:bookmarkEnd w:id="8"/>
      <w:r w:rsidRPr="00996D77">
        <w:rPr>
          <w:rStyle w:val="Mention"/>
          <w:noProof/>
        </w:rPr>
        <w:t>@G Sai Kiran Kiran</w:t>
      </w:r>
      <w:r>
        <w:fldChar w:fldCharType="end"/>
      </w:r>
      <w:r>
        <w:t xml:space="preserve"> , </w:t>
      </w:r>
      <w:r>
        <w:fldChar w:fldCharType="begin"/>
      </w:r>
      <w:r>
        <w:instrText>HYPERLINK "mailto:munsyed1@sutherlandglobal.com"</w:instrText>
      </w:r>
      <w:bookmarkStart w:id="9" w:name="_@_66066D321EBF4879B5EFE39EAE1EAF95Z"/>
      <w:r>
        <w:fldChar w:fldCharType="separate"/>
      </w:r>
      <w:bookmarkEnd w:id="9"/>
      <w:r w:rsidRPr="00996D77">
        <w:rPr>
          <w:rStyle w:val="Mention"/>
          <w:noProof/>
        </w:rPr>
        <w:t>@Syed Munawwer</w:t>
      </w:r>
      <w:r>
        <w:fldChar w:fldCharType="end"/>
      </w:r>
      <w:r>
        <w:t xml:space="preserve">  complete by 19/05</w:t>
      </w:r>
    </w:p>
  </w:comment>
  <w:comment w:id="12" w:author="Atanu Mukherjee" w:date="2026-05-18T15:23:00Z" w:initials="AM">
    <w:p w14:paraId="78D7DD81" w14:textId="372C0280" w:rsidR="00996D77" w:rsidRDefault="00996D77" w:rsidP="00996D77">
      <w:pPr>
        <w:pStyle w:val="CommentText"/>
      </w:pPr>
      <w:r>
        <w:rPr>
          <w:rStyle w:val="CommentReference"/>
        </w:rPr>
        <w:annotationRef/>
      </w:r>
      <w:r>
        <w:fldChar w:fldCharType="begin"/>
      </w:r>
      <w:r>
        <w:instrText>HYPERLINK "mailto:supsupri@sutherlandglobal.com"</w:instrText>
      </w:r>
      <w:bookmarkStart w:id="13" w:name="_@_18F7F24DEF7E42A8A87420F56116285AZ"/>
      <w:r>
        <w:fldChar w:fldCharType="separate"/>
      </w:r>
      <w:bookmarkEnd w:id="13"/>
      <w:r w:rsidRPr="00996D77">
        <w:rPr>
          <w:rStyle w:val="Mention"/>
          <w:noProof/>
        </w:rPr>
        <w:t>@Supriya Kanneda Supriya</w:t>
      </w:r>
      <w:r>
        <w:fldChar w:fldCharType="end"/>
      </w:r>
      <w:r>
        <w:t xml:space="preserve">  - Complete by 19/05</w:t>
      </w:r>
    </w:p>
  </w:comment>
  <w:comment w:id="14" w:author="Atanu Mukherjee" w:date="2026-05-18T15:23:00Z" w:initials="AM">
    <w:p w14:paraId="40611C45" w14:textId="2481502A" w:rsidR="00996D77" w:rsidRDefault="00996D77" w:rsidP="00996D77">
      <w:pPr>
        <w:pStyle w:val="CommentText"/>
      </w:pPr>
      <w:r>
        <w:rPr>
          <w:rStyle w:val="CommentReference"/>
        </w:rPr>
        <w:annotationRef/>
      </w:r>
      <w:r>
        <w:fldChar w:fldCharType="begin"/>
      </w:r>
      <w:r>
        <w:instrText>HYPERLINK "mailto:supsupri@sutherlandglobal.com"</w:instrText>
      </w:r>
      <w:bookmarkStart w:id="15" w:name="_@_98DB6CA64FB8432886963D8B7E45AFCAZ"/>
      <w:r>
        <w:fldChar w:fldCharType="separate"/>
      </w:r>
      <w:bookmarkEnd w:id="15"/>
      <w:r w:rsidRPr="00996D77">
        <w:rPr>
          <w:rStyle w:val="Mention"/>
          <w:noProof/>
        </w:rPr>
        <w:t>@Supriya Kanneda Supriya</w:t>
      </w:r>
      <w:r>
        <w:fldChar w:fldCharType="end"/>
      </w:r>
      <w:r>
        <w:t xml:space="preserve"> - complete by 19/05</w:t>
      </w:r>
    </w:p>
  </w:comment>
  <w:comment w:id="16" w:author="Atanu Mukherjee" w:date="2026-05-18T15:23:00Z" w:initials="AM">
    <w:p w14:paraId="02EAA776" w14:textId="457BB1FC" w:rsidR="00996D77" w:rsidRDefault="00996D77" w:rsidP="00996D77">
      <w:pPr>
        <w:pStyle w:val="CommentText"/>
      </w:pPr>
      <w:r>
        <w:rPr>
          <w:rStyle w:val="CommentReference"/>
        </w:rPr>
        <w:annotationRef/>
      </w:r>
      <w:r>
        <w:fldChar w:fldCharType="begin"/>
      </w:r>
      <w:r>
        <w:instrText>HYPERLINK "mailto:mukatanu@sutherlandglobal.com"</w:instrText>
      </w:r>
      <w:bookmarkStart w:id="17" w:name="_@_8E470BC0CD314B57BD7B50C7A64504ECZ"/>
      <w:r>
        <w:fldChar w:fldCharType="separate"/>
      </w:r>
      <w:bookmarkEnd w:id="17"/>
      <w:r w:rsidRPr="00996D77">
        <w:rPr>
          <w:rStyle w:val="Mention"/>
          <w:noProof/>
        </w:rPr>
        <w:t>@Atanu Mukherjee</w:t>
      </w:r>
      <w:r>
        <w:fldChar w:fldCharType="end"/>
      </w:r>
      <w:r>
        <w:t xml:space="preserve"> - complete by 19/05</w:t>
      </w:r>
    </w:p>
  </w:comment>
  <w:comment w:id="18" w:author="Atanu Mukherjee" w:date="2026-05-18T15:24:00Z" w:initials="AM">
    <w:p w14:paraId="7DD9184D" w14:textId="5C3CCD09" w:rsidR="00996D77" w:rsidRDefault="00996D77" w:rsidP="00996D77">
      <w:pPr>
        <w:pStyle w:val="CommentText"/>
      </w:pPr>
      <w:r>
        <w:rPr>
          <w:rStyle w:val="CommentReference"/>
        </w:rPr>
        <w:annotationRef/>
      </w:r>
      <w:r>
        <w:fldChar w:fldCharType="begin"/>
      </w:r>
      <w:r>
        <w:instrText>HYPERLINK "mailto:murambik@sutherlandglobal.com"</w:instrText>
      </w:r>
      <w:bookmarkStart w:id="19" w:name="_@_6066B74171AF48D5AE68FA7692FB5DB2Z"/>
      <w:r>
        <w:fldChar w:fldCharType="separate"/>
      </w:r>
      <w:bookmarkEnd w:id="19"/>
      <w:r w:rsidRPr="00996D77">
        <w:rPr>
          <w:rStyle w:val="Mention"/>
          <w:noProof/>
        </w:rPr>
        <w:t>@Ambika Murugesarathinam</w:t>
      </w:r>
      <w:r>
        <w:fldChar w:fldCharType="end"/>
      </w:r>
      <w:r>
        <w:t xml:space="preserve">  - complete by 19/05</w:t>
      </w:r>
    </w:p>
  </w:comment>
  <w:comment w:id="20" w:author="Atanu Mukherjee" w:date="2026-05-18T15:25:00Z" w:initials="AM">
    <w:p w14:paraId="56C5D879" w14:textId="65C14115" w:rsidR="00F73144" w:rsidRDefault="00F73144" w:rsidP="00F73144">
      <w:pPr>
        <w:pStyle w:val="CommentText"/>
      </w:pPr>
      <w:r>
        <w:rPr>
          <w:rStyle w:val="CommentReference"/>
        </w:rPr>
        <w:annotationRef/>
      </w:r>
      <w:r>
        <w:fldChar w:fldCharType="begin"/>
      </w:r>
      <w:r>
        <w:instrText>HYPERLINK "mailto:ismyousu@sutherlandglobal.com"</w:instrText>
      </w:r>
      <w:bookmarkStart w:id="21" w:name="_@_5861C3CD906C4823B2763C1ACD6A1833Z"/>
      <w:r>
        <w:fldChar w:fldCharType="separate"/>
      </w:r>
      <w:bookmarkEnd w:id="21"/>
      <w:r w:rsidRPr="00F73144">
        <w:rPr>
          <w:rStyle w:val="Mention"/>
          <w:noProof/>
        </w:rPr>
        <w:t>@Yousuf Sait Ismail</w:t>
      </w:r>
      <w:r>
        <w:fldChar w:fldCharType="end"/>
      </w:r>
      <w:r>
        <w:t xml:space="preserve"> - complete by 19/05</w:t>
      </w:r>
    </w:p>
  </w:comment>
  <w:comment w:id="22" w:author="Atanu Mukherjee" w:date="2026-05-18T15:24:00Z" w:initials="AM">
    <w:p w14:paraId="309FDA3C" w14:textId="636E61F2" w:rsidR="00F73144" w:rsidRDefault="00F73144" w:rsidP="00F73144">
      <w:pPr>
        <w:pStyle w:val="CommentText"/>
      </w:pPr>
      <w:r>
        <w:rPr>
          <w:rStyle w:val="CommentReference"/>
        </w:rPr>
        <w:annotationRef/>
      </w:r>
      <w:r>
        <w:fldChar w:fldCharType="begin"/>
      </w:r>
      <w:r>
        <w:instrText>HYPERLINK "mailto:ismyousu@sutherlandglobal.com"</w:instrText>
      </w:r>
      <w:bookmarkStart w:id="23" w:name="_@_FEC16D33CF3B4FA181F8BC6190B031AEZ"/>
      <w:r>
        <w:fldChar w:fldCharType="separate"/>
      </w:r>
      <w:bookmarkEnd w:id="23"/>
      <w:r w:rsidRPr="00F73144">
        <w:rPr>
          <w:rStyle w:val="Mention"/>
          <w:noProof/>
        </w:rPr>
        <w:t>@Yousuf Sait Ismail</w:t>
      </w:r>
      <w:r>
        <w:fldChar w:fldCharType="end"/>
      </w:r>
      <w:r>
        <w:t xml:space="preserve"> - complete by 19/05</w:t>
      </w:r>
    </w:p>
  </w:comment>
  <w:comment w:id="24" w:author="Atanu Mukherjee" w:date="2026-05-18T15:26:00Z" w:initials="AM">
    <w:p w14:paraId="06975C64" w14:textId="34BFDD0F" w:rsidR="003C05CF" w:rsidRDefault="003C05CF" w:rsidP="003C05CF">
      <w:pPr>
        <w:pStyle w:val="CommentText"/>
      </w:pPr>
      <w:r>
        <w:rPr>
          <w:rStyle w:val="CommentReference"/>
        </w:rPr>
        <w:annotationRef/>
      </w:r>
      <w:r>
        <w:fldChar w:fldCharType="begin"/>
      </w:r>
      <w:r>
        <w:instrText>HYPERLINK "mailto:dalaruna@sutherlandglobal.com"</w:instrText>
      </w:r>
      <w:bookmarkStart w:id="25" w:name="_@_4B790F30F7484E779DE0F0FF7330C0ABZ"/>
      <w:r>
        <w:fldChar w:fldCharType="separate"/>
      </w:r>
      <w:bookmarkEnd w:id="25"/>
      <w:r w:rsidRPr="003C05CF">
        <w:rPr>
          <w:rStyle w:val="Mention"/>
          <w:noProof/>
        </w:rPr>
        <w:t>@Aruna Kumar Dalai</w:t>
      </w:r>
      <w:r>
        <w:fldChar w:fldCharType="end"/>
      </w:r>
      <w:r>
        <w:t xml:space="preserve"> complete by 10/05</w:t>
      </w:r>
    </w:p>
  </w:comment>
  <w:comment w:id="26" w:author="Atanu Mukherjee" w:date="2026-05-18T15:26:00Z" w:initials="AM">
    <w:p w14:paraId="6CF7BF94" w14:textId="64C8F3A0" w:rsidR="00FC071C" w:rsidRDefault="00FC071C" w:rsidP="00FC071C">
      <w:pPr>
        <w:pStyle w:val="CommentText"/>
      </w:pPr>
      <w:r>
        <w:rPr>
          <w:rStyle w:val="CommentReference"/>
        </w:rPr>
        <w:annotationRef/>
      </w:r>
      <w:r>
        <w:fldChar w:fldCharType="begin"/>
      </w:r>
      <w:r>
        <w:instrText>HYPERLINK "mailto:dalaruna@sutherlandglobal.com"</w:instrText>
      </w:r>
      <w:bookmarkStart w:id="27" w:name="_@_9BEE49F3921B47A6985BCD6E12FF1AB3Z"/>
      <w:r>
        <w:fldChar w:fldCharType="separate"/>
      </w:r>
      <w:bookmarkEnd w:id="27"/>
      <w:r w:rsidRPr="00FC071C">
        <w:rPr>
          <w:rStyle w:val="Mention"/>
          <w:noProof/>
        </w:rPr>
        <w:t>@Aruna Kumar Dalai</w:t>
      </w:r>
      <w:r>
        <w:fldChar w:fldCharType="end"/>
      </w:r>
      <w:r>
        <w:t xml:space="preserve">  - complete by 20/05</w:t>
      </w:r>
    </w:p>
  </w:comment>
  <w:comment w:id="28" w:author="Atanu Mukherjee" w:date="2026-05-18T15:28:00Z" w:initials="AM">
    <w:p w14:paraId="4A0130B4" w14:textId="2DFC83B7" w:rsidR="00A53016" w:rsidRDefault="00A53016" w:rsidP="00A53016">
      <w:pPr>
        <w:pStyle w:val="CommentText"/>
      </w:pPr>
      <w:r>
        <w:rPr>
          <w:rStyle w:val="CommentReference"/>
        </w:rPr>
        <w:annotationRef/>
      </w:r>
      <w:r>
        <w:fldChar w:fldCharType="begin"/>
      </w:r>
      <w:r>
        <w:instrText>HYPERLINK "mailto:dalaruna@sutherlandglobal.com"</w:instrText>
      </w:r>
      <w:bookmarkStart w:id="29" w:name="_@_B27025A431584304896CD99759964FC7Z"/>
      <w:r>
        <w:fldChar w:fldCharType="separate"/>
      </w:r>
      <w:bookmarkEnd w:id="29"/>
      <w:r w:rsidRPr="00A53016">
        <w:rPr>
          <w:rStyle w:val="Mention"/>
          <w:noProof/>
        </w:rPr>
        <w:t>@Aruna Kumar Dalai</w:t>
      </w:r>
      <w:r>
        <w:fldChar w:fldCharType="end"/>
      </w:r>
      <w:r>
        <w:t xml:space="preserve">  - complete by - 20/05</w:t>
      </w:r>
    </w:p>
  </w:comment>
  <w:comment w:id="30" w:author="Atanu Mukherjee" w:date="2026-05-18T15:27:00Z" w:initials="AM">
    <w:p w14:paraId="79A4B1FC" w14:textId="42FD410E" w:rsidR="00A53016" w:rsidRDefault="00A53016" w:rsidP="00A53016">
      <w:pPr>
        <w:pStyle w:val="CommentText"/>
      </w:pPr>
      <w:r>
        <w:rPr>
          <w:rStyle w:val="CommentReference"/>
        </w:rPr>
        <w:annotationRef/>
      </w:r>
      <w:r>
        <w:fldChar w:fldCharType="begin"/>
      </w:r>
      <w:r>
        <w:instrText>HYPERLINK "mailto:munsyed1@sutherlandglobal.com"</w:instrText>
      </w:r>
      <w:bookmarkStart w:id="31" w:name="_@_3073E8B5E296474C88F7CDF374176C64Z"/>
      <w:r>
        <w:fldChar w:fldCharType="separate"/>
      </w:r>
      <w:bookmarkEnd w:id="31"/>
      <w:r w:rsidRPr="00A53016">
        <w:rPr>
          <w:rStyle w:val="Mention"/>
          <w:noProof/>
        </w:rPr>
        <w:t>@Syed Munawwer</w:t>
      </w:r>
      <w:r>
        <w:fldChar w:fldCharType="end"/>
      </w:r>
      <w:r>
        <w:t xml:space="preserve"> complete by 20/05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D109D7" w15:done="0"/>
  <w15:commentEx w15:paraId="192AAB2E" w15:done="0"/>
  <w15:commentEx w15:paraId="36FD7412" w15:done="0"/>
  <w15:commentEx w15:paraId="69F41FED" w15:done="0"/>
  <w15:commentEx w15:paraId="78D7DD81" w15:done="0"/>
  <w15:commentEx w15:paraId="40611C45" w15:done="0"/>
  <w15:commentEx w15:paraId="02EAA776" w15:done="0"/>
  <w15:commentEx w15:paraId="7DD9184D" w15:done="0"/>
  <w15:commentEx w15:paraId="56C5D879" w15:done="0"/>
  <w15:commentEx w15:paraId="309FDA3C" w15:done="0"/>
  <w15:commentEx w15:paraId="06975C64" w15:done="0"/>
  <w15:commentEx w15:paraId="6CF7BF94" w15:done="0"/>
  <w15:commentEx w15:paraId="4A0130B4" w15:done="0"/>
  <w15:commentEx w15:paraId="79A4B1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8FEA32" w16cex:dateUtc="2026-05-18T09:49:00Z">
    <w16cex:extLst>
      <w16:ext w16:uri="{CE6994B0-6A32-4C9F-8C6B-6E91EDA988CE}">
        <cr:reactions xmlns:cr="http://schemas.microsoft.com/office/comments/2020/reactions">
          <cr:reaction reactionType="1">
            <cr:reactionInfo dateUtc="2026-05-18T09:54:40Z">
              <cr:user userId="S::supsupri@sutherlandglobal.com::2eb8499a-910f-41e4-801a-9eb7fd69f58b" userProvider="AD" userName="Supriya Kanneda Supriya"/>
            </cr:reactionInfo>
          </cr:reaction>
        </cr:reactions>
      </w16:ext>
    </w16cex:extLst>
  </w16cex:commentExtensible>
  <w16cex:commentExtensible w16cex:durableId="3B10069D" w16cex:dateUtc="2026-05-18T09:50:00Z">
    <w16cex:extLst>
      <w16:ext w16:uri="{CE6994B0-6A32-4C9F-8C6B-6E91EDA988CE}">
        <cr:reactions xmlns:cr="http://schemas.microsoft.com/office/comments/2020/reactions">
          <cr:reaction reactionType="1">
            <cr:reactionInfo dateUtc="2026-05-18T09:54:37Z">
              <cr:user userId="S::supsupri@sutherlandglobal.com::2eb8499a-910f-41e4-801a-9eb7fd69f58b" userProvider="AD" userName="Supriya Kanneda Supriya"/>
            </cr:reactionInfo>
          </cr:reaction>
        </cr:reactions>
      </w16:ext>
    </w16cex:extLst>
  </w16cex:commentExtensible>
  <w16cex:commentExtensible w16cex:durableId="3B6D0610" w16cex:dateUtc="2026-05-18T09:51:00Z"/>
  <w16cex:commentExtensible w16cex:durableId="771C25B3" w16cex:dateUtc="2026-05-18T09:52:00Z"/>
  <w16cex:commentExtensible w16cex:durableId="20D35D0D" w16cex:dateUtc="2026-05-18T09:53:00Z"/>
  <w16cex:commentExtensible w16cex:durableId="0C42652A" w16cex:dateUtc="2026-05-18T09:53:00Z"/>
  <w16cex:commentExtensible w16cex:durableId="06F5C791" w16cex:dateUtc="2026-05-18T09:53:00Z"/>
  <w16cex:commentExtensible w16cex:durableId="342807A9" w16cex:dateUtc="2026-05-18T09:54:00Z"/>
  <w16cex:commentExtensible w16cex:durableId="1E8BDA32" w16cex:dateUtc="2026-05-18T09:55:00Z"/>
  <w16cex:commentExtensible w16cex:durableId="40F06393" w16cex:dateUtc="2026-05-18T09:54:00Z"/>
  <w16cex:commentExtensible w16cex:durableId="27439EBB" w16cex:dateUtc="2026-05-18T09:56:00Z"/>
  <w16cex:commentExtensible w16cex:durableId="2934C9C3" w16cex:dateUtc="2026-05-18T09:56:00Z"/>
  <w16cex:commentExtensible w16cex:durableId="598CD743" w16cex:dateUtc="2026-05-18T09:58:00Z"/>
  <w16cex:commentExtensible w16cex:durableId="45DE3727" w16cex:dateUtc="2026-05-18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D109D7" w16cid:durableId="208FEA32"/>
  <w16cid:commentId w16cid:paraId="192AAB2E" w16cid:durableId="3B10069D"/>
  <w16cid:commentId w16cid:paraId="36FD7412" w16cid:durableId="3B6D0610"/>
  <w16cid:commentId w16cid:paraId="69F41FED" w16cid:durableId="771C25B3"/>
  <w16cid:commentId w16cid:paraId="78D7DD81" w16cid:durableId="20D35D0D"/>
  <w16cid:commentId w16cid:paraId="40611C45" w16cid:durableId="0C42652A"/>
  <w16cid:commentId w16cid:paraId="02EAA776" w16cid:durableId="06F5C791"/>
  <w16cid:commentId w16cid:paraId="7DD9184D" w16cid:durableId="342807A9"/>
  <w16cid:commentId w16cid:paraId="56C5D879" w16cid:durableId="1E8BDA32"/>
  <w16cid:commentId w16cid:paraId="309FDA3C" w16cid:durableId="40F06393"/>
  <w16cid:commentId w16cid:paraId="06975C64" w16cid:durableId="27439EBB"/>
  <w16cid:commentId w16cid:paraId="6CF7BF94" w16cid:durableId="2934C9C3"/>
  <w16cid:commentId w16cid:paraId="4A0130B4" w16cid:durableId="598CD743"/>
  <w16cid:commentId w16cid:paraId="79A4B1FC" w16cid:durableId="45DE37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3C3B" w14:textId="77777777" w:rsidR="00812539" w:rsidRDefault="00812539">
      <w:r>
        <w:separator/>
      </w:r>
    </w:p>
  </w:endnote>
  <w:endnote w:type="continuationSeparator" w:id="0">
    <w:p w14:paraId="02698D76" w14:textId="77777777" w:rsidR="00812539" w:rsidRDefault="00812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E104" w14:textId="77777777" w:rsidR="00F4632B" w:rsidRDefault="00F4632B">
    <w:pPr>
      <w:pBdr>
        <w:top w:val="single" w:sz="6" w:space="4" w:color="2E5FAC"/>
      </w:pBdr>
      <w:tabs>
        <w:tab w:val="right" w:pos="9026"/>
      </w:tabs>
      <w:spacing w:before="80"/>
    </w:pPr>
    <w:r>
      <w:rPr>
        <w:color w:val="595959"/>
        <w:sz w:val="14"/>
        <w:szCs w:val="14"/>
      </w:rPr>
      <w:t>DR Enablement Program  |  On-Premise Data Center</w:t>
    </w:r>
    <w:r>
      <w:rPr>
        <w:color w:val="595959"/>
        <w:sz w:val="14"/>
        <w:szCs w:val="14"/>
      </w:rPr>
      <w:tab/>
      <w:t xml:space="preserve">Page </w:t>
    </w: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FD37" w14:textId="77777777" w:rsidR="00F4632B" w:rsidRDefault="00F4632B">
    <w:pPr>
      <w:pBdr>
        <w:top w:val="single" w:sz="6" w:space="4" w:color="2E5FAC"/>
      </w:pBdr>
      <w:tabs>
        <w:tab w:val="right" w:pos="9026"/>
      </w:tabs>
      <w:spacing w:before="80"/>
    </w:pPr>
    <w:r>
      <w:rPr>
        <w:color w:val="595959"/>
        <w:sz w:val="14"/>
        <w:szCs w:val="14"/>
      </w:rPr>
      <w:t>DR Enablement Program  |  On-Premise Data Center</w:t>
    </w:r>
    <w:r>
      <w:rPr>
        <w:color w:val="595959"/>
        <w:sz w:val="14"/>
        <w:szCs w:val="14"/>
      </w:rPr>
      <w:tab/>
      <w:t xml:space="preserve">Page </w:t>
    </w:r>
    <w:r>
      <w:fldChar w:fldCharType="begin"/>
    </w:r>
    <w:r>
      <w:instrText>PAGE</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8EB35" w14:textId="77777777" w:rsidR="00812539" w:rsidRDefault="00812539">
      <w:r>
        <w:separator/>
      </w:r>
    </w:p>
  </w:footnote>
  <w:footnote w:type="continuationSeparator" w:id="0">
    <w:p w14:paraId="50F2B7C5" w14:textId="77777777" w:rsidR="00812539" w:rsidRDefault="00812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03A1" w14:textId="77777777" w:rsidR="00F4632B" w:rsidRDefault="00F4632B">
    <w:pPr>
      <w:pBdr>
        <w:bottom w:val="single" w:sz="6" w:space="4" w:color="2E5FAC"/>
      </w:pBdr>
      <w:spacing w:after="80"/>
    </w:pPr>
    <w:r>
      <w:rPr>
        <w:b/>
        <w:bCs/>
        <w:color w:val="1B2A4A"/>
        <w:sz w:val="16"/>
        <w:szCs w:val="16"/>
      </w:rPr>
      <w:t>Enterprise DR Failover Playbook</w:t>
    </w:r>
    <w:r>
      <w:rPr>
        <w:color w:val="595959"/>
        <w:sz w:val="16"/>
        <w:szCs w:val="16"/>
      </w:rPr>
      <w:t xml:space="preserve">  |  Table of Contents  |  CONFIDENTIAL  |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2E0D" w14:textId="77777777" w:rsidR="00F4632B" w:rsidRDefault="00F4632B">
    <w:pPr>
      <w:pBdr>
        <w:bottom w:val="single" w:sz="6" w:space="4" w:color="2E5FAC"/>
      </w:pBdr>
      <w:spacing w:after="80"/>
    </w:pPr>
    <w:r>
      <w:rPr>
        <w:b/>
        <w:bCs/>
        <w:color w:val="1B2A4A"/>
        <w:sz w:val="16"/>
        <w:szCs w:val="16"/>
      </w:rPr>
      <w:t>Enterprise DR Failover Playbook</w:t>
    </w:r>
    <w:r>
      <w:rPr>
        <w:color w:val="595959"/>
        <w:sz w:val="16"/>
        <w:szCs w:val="16"/>
      </w:rPr>
      <w:t xml:space="preserve">  |  Failover Playbook  |  CONFIDENTIAL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16B"/>
    <w:multiLevelType w:val="hybridMultilevel"/>
    <w:tmpl w:val="EC9CAF12"/>
    <w:lvl w:ilvl="0" w:tplc="D2D00B0E">
      <w:start w:val="1"/>
      <w:numFmt w:val="bullet"/>
      <w:lvlText w:val="●"/>
      <w:lvlJc w:val="left"/>
      <w:pPr>
        <w:ind w:left="720" w:hanging="360"/>
      </w:pPr>
    </w:lvl>
    <w:lvl w:ilvl="1" w:tplc="8C6A62B4">
      <w:start w:val="1"/>
      <w:numFmt w:val="bullet"/>
      <w:lvlText w:val="○"/>
      <w:lvlJc w:val="left"/>
      <w:pPr>
        <w:ind w:left="1440" w:hanging="360"/>
      </w:pPr>
    </w:lvl>
    <w:lvl w:ilvl="2" w:tplc="2FCAD82C">
      <w:start w:val="1"/>
      <w:numFmt w:val="bullet"/>
      <w:lvlText w:val="■"/>
      <w:lvlJc w:val="left"/>
      <w:pPr>
        <w:ind w:left="2160" w:hanging="360"/>
      </w:pPr>
    </w:lvl>
    <w:lvl w:ilvl="3" w:tplc="A7B423AE">
      <w:start w:val="1"/>
      <w:numFmt w:val="bullet"/>
      <w:lvlText w:val="●"/>
      <w:lvlJc w:val="left"/>
      <w:pPr>
        <w:ind w:left="2880" w:hanging="360"/>
      </w:pPr>
    </w:lvl>
    <w:lvl w:ilvl="4" w:tplc="45C28D78">
      <w:start w:val="1"/>
      <w:numFmt w:val="bullet"/>
      <w:lvlText w:val="○"/>
      <w:lvlJc w:val="left"/>
      <w:pPr>
        <w:ind w:left="3600" w:hanging="360"/>
      </w:pPr>
    </w:lvl>
    <w:lvl w:ilvl="5" w:tplc="D9C87AE4">
      <w:start w:val="1"/>
      <w:numFmt w:val="bullet"/>
      <w:lvlText w:val="■"/>
      <w:lvlJc w:val="left"/>
      <w:pPr>
        <w:ind w:left="4320" w:hanging="360"/>
      </w:pPr>
    </w:lvl>
    <w:lvl w:ilvl="6" w:tplc="09A8B836">
      <w:start w:val="1"/>
      <w:numFmt w:val="bullet"/>
      <w:lvlText w:val="●"/>
      <w:lvlJc w:val="left"/>
      <w:pPr>
        <w:ind w:left="5040" w:hanging="360"/>
      </w:pPr>
    </w:lvl>
    <w:lvl w:ilvl="7" w:tplc="5D805E4A">
      <w:start w:val="1"/>
      <w:numFmt w:val="bullet"/>
      <w:lvlText w:val="●"/>
      <w:lvlJc w:val="left"/>
      <w:pPr>
        <w:ind w:left="5760" w:hanging="360"/>
      </w:pPr>
    </w:lvl>
    <w:lvl w:ilvl="8" w:tplc="9284380E">
      <w:start w:val="1"/>
      <w:numFmt w:val="bullet"/>
      <w:lvlText w:val="●"/>
      <w:lvlJc w:val="left"/>
      <w:pPr>
        <w:ind w:left="6480" w:hanging="360"/>
      </w:pPr>
    </w:lvl>
  </w:abstractNum>
  <w:abstractNum w:abstractNumId="1" w15:restartNumberingAfterBreak="0">
    <w:nsid w:val="1E3B7EC7"/>
    <w:multiLevelType w:val="hybridMultilevel"/>
    <w:tmpl w:val="EFAC53DA"/>
    <w:lvl w:ilvl="0" w:tplc="6AF0FF54">
      <w:start w:val="1"/>
      <w:numFmt w:val="bullet"/>
      <w:lvlText w:val="•"/>
      <w:lvlJc w:val="left"/>
      <w:pPr>
        <w:ind w:left="720" w:hanging="360"/>
      </w:pPr>
    </w:lvl>
    <w:lvl w:ilvl="1" w:tplc="EDD6ECF4">
      <w:start w:val="1"/>
      <w:numFmt w:val="bullet"/>
      <w:lvlText w:val="◦"/>
      <w:lvlJc w:val="left"/>
      <w:pPr>
        <w:ind w:left="1080" w:hanging="360"/>
      </w:pPr>
    </w:lvl>
    <w:lvl w:ilvl="2" w:tplc="E502F910">
      <w:numFmt w:val="decimal"/>
      <w:lvlText w:val=""/>
      <w:lvlJc w:val="left"/>
    </w:lvl>
    <w:lvl w:ilvl="3" w:tplc="82F43C5E">
      <w:numFmt w:val="decimal"/>
      <w:lvlText w:val=""/>
      <w:lvlJc w:val="left"/>
    </w:lvl>
    <w:lvl w:ilvl="4" w:tplc="5EB0F430">
      <w:numFmt w:val="decimal"/>
      <w:lvlText w:val=""/>
      <w:lvlJc w:val="left"/>
    </w:lvl>
    <w:lvl w:ilvl="5" w:tplc="9D5E96C2">
      <w:numFmt w:val="decimal"/>
      <w:lvlText w:val=""/>
      <w:lvlJc w:val="left"/>
    </w:lvl>
    <w:lvl w:ilvl="6" w:tplc="4038F990">
      <w:numFmt w:val="decimal"/>
      <w:lvlText w:val=""/>
      <w:lvlJc w:val="left"/>
    </w:lvl>
    <w:lvl w:ilvl="7" w:tplc="C8C8540E">
      <w:numFmt w:val="decimal"/>
      <w:lvlText w:val=""/>
      <w:lvlJc w:val="left"/>
    </w:lvl>
    <w:lvl w:ilvl="8" w:tplc="1F6852CE">
      <w:numFmt w:val="decimal"/>
      <w:lvlText w:val=""/>
      <w:lvlJc w:val="left"/>
    </w:lvl>
  </w:abstractNum>
  <w:abstractNum w:abstractNumId="2" w15:restartNumberingAfterBreak="0">
    <w:nsid w:val="766C4E84"/>
    <w:multiLevelType w:val="hybridMultilevel"/>
    <w:tmpl w:val="BA2EED7E"/>
    <w:lvl w:ilvl="0" w:tplc="9D461F0A">
      <w:start w:val="1"/>
      <w:numFmt w:val="decimal"/>
      <w:lvlText w:val="%1."/>
      <w:lvlJc w:val="left"/>
      <w:pPr>
        <w:ind w:left="720" w:hanging="360"/>
      </w:pPr>
    </w:lvl>
    <w:lvl w:ilvl="1" w:tplc="428A34BC">
      <w:numFmt w:val="decimal"/>
      <w:lvlText w:val=""/>
      <w:lvlJc w:val="left"/>
    </w:lvl>
    <w:lvl w:ilvl="2" w:tplc="98081866">
      <w:numFmt w:val="decimal"/>
      <w:lvlText w:val=""/>
      <w:lvlJc w:val="left"/>
    </w:lvl>
    <w:lvl w:ilvl="3" w:tplc="6742B4AA">
      <w:numFmt w:val="decimal"/>
      <w:lvlText w:val=""/>
      <w:lvlJc w:val="left"/>
    </w:lvl>
    <w:lvl w:ilvl="4" w:tplc="5DD4E3AC">
      <w:numFmt w:val="decimal"/>
      <w:lvlText w:val=""/>
      <w:lvlJc w:val="left"/>
    </w:lvl>
    <w:lvl w:ilvl="5" w:tplc="D7A449B6">
      <w:numFmt w:val="decimal"/>
      <w:lvlText w:val=""/>
      <w:lvlJc w:val="left"/>
    </w:lvl>
    <w:lvl w:ilvl="6" w:tplc="1F60F7D8">
      <w:numFmt w:val="decimal"/>
      <w:lvlText w:val=""/>
      <w:lvlJc w:val="left"/>
    </w:lvl>
    <w:lvl w:ilvl="7" w:tplc="A754CEF0">
      <w:numFmt w:val="decimal"/>
      <w:lvlText w:val=""/>
      <w:lvlJc w:val="left"/>
    </w:lvl>
    <w:lvl w:ilvl="8" w:tplc="8CDE9586">
      <w:numFmt w:val="decimal"/>
      <w:lvlText w:val=""/>
      <w:lvlJc w:val="left"/>
    </w:lvl>
  </w:abstractNum>
  <w:num w:numId="1" w16cid:durableId="1690060207">
    <w:abstractNumId w:val="0"/>
    <w:lvlOverride w:ilvl="0">
      <w:startOverride w:val="1"/>
    </w:lvlOverride>
  </w:num>
  <w:num w:numId="2" w16cid:durableId="39558981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anu Mukherjee">
    <w15:presenceInfo w15:providerId="AD" w15:userId="S::mukatanu@sutherlandglobal.com::74fcf04f-6f7e-4028-8ec9-11ea046ea0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0A8"/>
    <w:rsid w:val="00020579"/>
    <w:rsid w:val="00087081"/>
    <w:rsid w:val="001278A7"/>
    <w:rsid w:val="00132231"/>
    <w:rsid w:val="00142616"/>
    <w:rsid w:val="00176C15"/>
    <w:rsid w:val="00194E9A"/>
    <w:rsid w:val="001D33F3"/>
    <w:rsid w:val="002048F3"/>
    <w:rsid w:val="003819CF"/>
    <w:rsid w:val="003C05CF"/>
    <w:rsid w:val="003D657B"/>
    <w:rsid w:val="0040201F"/>
    <w:rsid w:val="00445AEC"/>
    <w:rsid w:val="004614D3"/>
    <w:rsid w:val="00473DF8"/>
    <w:rsid w:val="00484ACE"/>
    <w:rsid w:val="004B2188"/>
    <w:rsid w:val="005020D2"/>
    <w:rsid w:val="0054790A"/>
    <w:rsid w:val="005D368B"/>
    <w:rsid w:val="005E4824"/>
    <w:rsid w:val="0060325F"/>
    <w:rsid w:val="006E298B"/>
    <w:rsid w:val="00786120"/>
    <w:rsid w:val="00812539"/>
    <w:rsid w:val="00862A73"/>
    <w:rsid w:val="00865531"/>
    <w:rsid w:val="008B50A8"/>
    <w:rsid w:val="009104F4"/>
    <w:rsid w:val="00943B61"/>
    <w:rsid w:val="00996D77"/>
    <w:rsid w:val="009E77B3"/>
    <w:rsid w:val="00A53016"/>
    <w:rsid w:val="00A92942"/>
    <w:rsid w:val="00AC1422"/>
    <w:rsid w:val="00AC2C91"/>
    <w:rsid w:val="00AD7ED2"/>
    <w:rsid w:val="00AF33A7"/>
    <w:rsid w:val="00AF3C78"/>
    <w:rsid w:val="00B2587A"/>
    <w:rsid w:val="00B92E9F"/>
    <w:rsid w:val="00BD5A71"/>
    <w:rsid w:val="00C51C03"/>
    <w:rsid w:val="00C762C8"/>
    <w:rsid w:val="00CE7172"/>
    <w:rsid w:val="00CE731A"/>
    <w:rsid w:val="00D46714"/>
    <w:rsid w:val="00DC3878"/>
    <w:rsid w:val="00DD3924"/>
    <w:rsid w:val="00DF605C"/>
    <w:rsid w:val="00E02730"/>
    <w:rsid w:val="00E710BF"/>
    <w:rsid w:val="00E97049"/>
    <w:rsid w:val="00EA60D0"/>
    <w:rsid w:val="00EC541D"/>
    <w:rsid w:val="00ED10B6"/>
    <w:rsid w:val="00F441E8"/>
    <w:rsid w:val="00F4632B"/>
    <w:rsid w:val="00F47842"/>
    <w:rsid w:val="00F50171"/>
    <w:rsid w:val="00F73144"/>
    <w:rsid w:val="00FC071C"/>
    <w:rsid w:val="00FD4166"/>
    <w:rsid w:val="00FE173E"/>
    <w:rsid w:val="00FE6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DF8A"/>
  <w15:docId w15:val="{48E5086D-E71C-4500-99C1-88DEAD22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6"/>
      <w:szCs w:val="36"/>
    </w:rPr>
  </w:style>
  <w:style w:type="paragraph" w:styleId="Heading2">
    <w:name w:val="heading 2"/>
    <w:uiPriority w:val="9"/>
    <w:unhideWhenUsed/>
    <w:qFormat/>
    <w:pPr>
      <w:spacing w:before="280" w:after="80"/>
      <w:outlineLvl w:val="1"/>
    </w:pPr>
    <w:rPr>
      <w:b/>
      <w:bCs/>
      <w:color w:val="2E5FAC"/>
      <w:sz w:val="28"/>
      <w:szCs w:val="28"/>
    </w:rPr>
  </w:style>
  <w:style w:type="paragraph" w:styleId="Heading3">
    <w:name w:val="heading 3"/>
    <w:uiPriority w:val="9"/>
    <w:unhideWhenUsed/>
    <w:qFormat/>
    <w:pPr>
      <w:spacing w:before="200" w:after="60"/>
      <w:outlineLvl w:val="2"/>
    </w:pPr>
    <w:rPr>
      <w:b/>
      <w:bCs/>
      <w:color w:val="0E6B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C541D"/>
    <w:pPr>
      <w:tabs>
        <w:tab w:val="center" w:pos="4680"/>
        <w:tab w:val="right" w:pos="9360"/>
      </w:tabs>
    </w:pPr>
  </w:style>
  <w:style w:type="character" w:customStyle="1" w:styleId="HeaderChar">
    <w:name w:val="Header Char"/>
    <w:basedOn w:val="DefaultParagraphFont"/>
    <w:link w:val="Header"/>
    <w:uiPriority w:val="99"/>
    <w:semiHidden/>
    <w:rsid w:val="00EC541D"/>
  </w:style>
  <w:style w:type="paragraph" w:styleId="Footer">
    <w:name w:val="footer"/>
    <w:basedOn w:val="Normal"/>
    <w:link w:val="FooterChar"/>
    <w:uiPriority w:val="99"/>
    <w:semiHidden/>
    <w:unhideWhenUsed/>
    <w:rsid w:val="00EC541D"/>
    <w:pPr>
      <w:tabs>
        <w:tab w:val="center" w:pos="4680"/>
        <w:tab w:val="right" w:pos="9360"/>
      </w:tabs>
    </w:pPr>
  </w:style>
  <w:style w:type="character" w:customStyle="1" w:styleId="FooterChar">
    <w:name w:val="Footer Char"/>
    <w:basedOn w:val="DefaultParagraphFont"/>
    <w:link w:val="Footer"/>
    <w:uiPriority w:val="99"/>
    <w:semiHidden/>
    <w:rsid w:val="00EC541D"/>
  </w:style>
  <w:style w:type="character" w:styleId="CommentReference">
    <w:name w:val="annotation reference"/>
    <w:basedOn w:val="DefaultParagraphFont"/>
    <w:uiPriority w:val="99"/>
    <w:semiHidden/>
    <w:unhideWhenUsed/>
    <w:rsid w:val="00EC541D"/>
    <w:rPr>
      <w:sz w:val="16"/>
      <w:szCs w:val="16"/>
    </w:rPr>
  </w:style>
  <w:style w:type="paragraph" w:styleId="CommentText">
    <w:name w:val="annotation text"/>
    <w:basedOn w:val="Normal"/>
    <w:link w:val="CommentTextChar"/>
    <w:uiPriority w:val="99"/>
    <w:unhideWhenUsed/>
    <w:rsid w:val="00EC541D"/>
    <w:rPr>
      <w:sz w:val="20"/>
      <w:szCs w:val="20"/>
    </w:rPr>
  </w:style>
  <w:style w:type="character" w:customStyle="1" w:styleId="CommentTextChar">
    <w:name w:val="Comment Text Char"/>
    <w:basedOn w:val="DefaultParagraphFont"/>
    <w:link w:val="CommentText"/>
    <w:uiPriority w:val="99"/>
    <w:rsid w:val="00EC541D"/>
    <w:rPr>
      <w:sz w:val="20"/>
      <w:szCs w:val="20"/>
    </w:rPr>
  </w:style>
  <w:style w:type="paragraph" w:styleId="CommentSubject">
    <w:name w:val="annotation subject"/>
    <w:basedOn w:val="CommentText"/>
    <w:next w:val="CommentText"/>
    <w:link w:val="CommentSubjectChar"/>
    <w:uiPriority w:val="99"/>
    <w:semiHidden/>
    <w:unhideWhenUsed/>
    <w:rsid w:val="00EC541D"/>
    <w:rPr>
      <w:b/>
      <w:bCs/>
    </w:rPr>
  </w:style>
  <w:style w:type="character" w:customStyle="1" w:styleId="CommentSubjectChar">
    <w:name w:val="Comment Subject Char"/>
    <w:basedOn w:val="CommentTextChar"/>
    <w:link w:val="CommentSubject"/>
    <w:uiPriority w:val="99"/>
    <w:semiHidden/>
    <w:rsid w:val="00EC541D"/>
    <w:rPr>
      <w:b/>
      <w:bCs/>
      <w:sz w:val="20"/>
      <w:szCs w:val="20"/>
    </w:rPr>
  </w:style>
  <w:style w:type="character" w:styleId="Mention">
    <w:name w:val="Mention"/>
    <w:basedOn w:val="DefaultParagraphFont"/>
    <w:uiPriority w:val="99"/>
    <w:unhideWhenUsed/>
    <w:rsid w:val="00EC541D"/>
    <w:rPr>
      <w:color w:val="2B579A"/>
      <w:shd w:val="clear" w:color="auto" w:fill="E1DFDD"/>
    </w:rPr>
  </w:style>
  <w:style w:type="paragraph" w:styleId="Revision">
    <w:name w:val="Revision"/>
    <w:hidden/>
    <w:uiPriority w:val="99"/>
    <w:semiHidden/>
    <w:rsid w:val="00E97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C3BB59C6-2A8D-42B8-ACEB-4FC39728FC2B}">
    <t:Anchor>
      <t:Comment id="546302514"/>
    </t:Anchor>
    <t:History>
      <t:Event id="{F59785BC-312A-4B79-8120-5885A99B6ED8}" time="2026-05-18T09:49:55.375Z">
        <t:Attribution userId="S::mukatanu@sutherlandglobal.com::74fcf04f-6f7e-4028-8ec9-11ea046ea09f" userProvider="AD" userName="Atanu Mukherjee"/>
        <t:Anchor>
          <t:Comment id="546302514"/>
        </t:Anchor>
        <t:Create/>
      </t:Event>
      <t:Event id="{118507E1-9B75-41A2-8C86-A02DA9112084}" time="2026-05-18T09:49:55.375Z">
        <t:Attribution userId="S::mukatanu@sutherlandglobal.com::74fcf04f-6f7e-4028-8ec9-11ea046ea09f" userProvider="AD" userName="Atanu Mukherjee"/>
        <t:Anchor>
          <t:Comment id="546302514"/>
        </t:Anchor>
        <t:Assign userId="S::dalaruna@sutherlandglobal.com::c0f73cc3-9a84-4cd4-a651-332902a998c9" userProvider="AD" userName="Aruna Kumar Dalai"/>
      </t:Event>
      <t:Event id="{90AE2DE2-3D04-48A2-B324-07CB0E31985C}" time="2026-05-18T09:49:55.375Z">
        <t:Attribution userId="S::mukatanu@sutherlandglobal.com::74fcf04f-6f7e-4028-8ec9-11ea046ea09f" userProvider="AD" userName="Atanu Mukherjee"/>
        <t:Anchor>
          <t:Comment id="546302514"/>
        </t:Anchor>
        <t:SetTitle title="@Aruna Kumar Dalai please complete the RACI Matrix by 19/05"/>
      </t:Event>
    </t:History>
  </t:Task>
  <t:Task id="{A2B94503-67D3-49F2-AC37-01DAAB3BC744}">
    <t:Anchor>
      <t:Comment id="550722829"/>
    </t:Anchor>
    <t:History>
      <t:Event id="{81E6D51D-21A6-4240-841E-3E9FC08FF896}" time="2026-05-18T09:53:32.168Z">
        <t:Attribution userId="S::mukatanu@sutherlandglobal.com::74fcf04f-6f7e-4028-8ec9-11ea046ea09f" userProvider="AD" userName="Atanu Mukherjee"/>
        <t:Anchor>
          <t:Comment id="550722829"/>
        </t:Anchor>
        <t:Create/>
      </t:Event>
      <t:Event id="{BAB274E3-E1A0-44D7-96BC-56628F528087}" time="2026-05-18T09:53:32.168Z">
        <t:Attribution userId="S::mukatanu@sutherlandglobal.com::74fcf04f-6f7e-4028-8ec9-11ea046ea09f" userProvider="AD" userName="Atanu Mukherjee"/>
        <t:Anchor>
          <t:Comment id="550722829"/>
        </t:Anchor>
        <t:Assign userId="S::supsupri@sutherlandglobal.com::2eb8499a-910f-41e4-801a-9eb7fd69f58b" userProvider="AD" userName="Supriya Kanneda Supriya"/>
      </t:Event>
      <t:Event id="{E80F1BA1-892F-48E9-B59F-6AB226774B69}" time="2026-05-18T09:53:32.168Z">
        <t:Attribution userId="S::mukatanu@sutherlandglobal.com::74fcf04f-6f7e-4028-8ec9-11ea046ea09f" userProvider="AD" userName="Atanu Mukherjee"/>
        <t:Anchor>
          <t:Comment id="550722829"/>
        </t:Anchor>
        <t:SetTitle title="@Supriya Kanneda Supriya - Complete by 19/05"/>
      </t:Event>
    </t:History>
  </t:Task>
  <t:Task id="{3320BB56-71DA-461A-816A-CDA77AFEAB45}">
    <t:Anchor>
      <t:Comment id="990906013"/>
    </t:Anchor>
    <t:History>
      <t:Event id="{70838F63-F12F-47B9-ABE9-73D268615648}" time="2026-05-18T09:50:56.363Z">
        <t:Attribution userId="S::mukatanu@sutherlandglobal.com::74fcf04f-6f7e-4028-8ec9-11ea046ea09f" userProvider="AD" userName="Atanu Mukherjee"/>
        <t:Anchor>
          <t:Comment id="990906013"/>
        </t:Anchor>
        <t:Create/>
      </t:Event>
      <t:Event id="{D9CCAF35-CB01-4E48-B2D9-DE2FF83B051A}" time="2026-05-18T09:50:56.363Z">
        <t:Attribution userId="S::mukatanu@sutherlandglobal.com::74fcf04f-6f7e-4028-8ec9-11ea046ea09f" userProvider="AD" userName="Atanu Mukherjee"/>
        <t:Anchor>
          <t:Comment id="990906013"/>
        </t:Anchor>
        <t:Assign userId="S::murambik@sutherlandglobal.com::d8fba432-6432-4f46-a069-63c546405ddf" userProvider="AD" userName="Ambika Murugesarathinam"/>
      </t:Event>
      <t:Event id="{2FA72B90-A11B-442E-BC69-F9B904A87F93}" time="2026-05-18T09:50:56.363Z">
        <t:Attribution userId="S::mukatanu@sutherlandglobal.com::74fcf04f-6f7e-4028-8ec9-11ea046ea09f" userProvider="AD" userName="Atanu Mukherjee"/>
        <t:Anchor>
          <t:Comment id="990906013"/>
        </t:Anchor>
        <t:SetTitle title="@Ambika Murugesarathinam plz complete this by 19/05"/>
      </t:Event>
    </t:History>
  </t:Task>
  <t:Task id="{3535C0A0-89E7-4553-AF0C-B1942C9ECC30}">
    <t:Anchor>
      <t:Comment id="997000720"/>
    </t:Anchor>
    <t:History>
      <t:Event id="{779CF082-46D7-4A24-961D-091AF8E52E29}" time="2026-05-18T09:51:57.686Z">
        <t:Attribution userId="S::mukatanu@sutherlandglobal.com::74fcf04f-6f7e-4028-8ec9-11ea046ea09f" userProvider="AD" userName="Atanu Mukherjee"/>
        <t:Anchor>
          <t:Comment id="997000720"/>
        </t:Anchor>
        <t:Create/>
      </t:Event>
      <t:Event id="{1336ADE2-5C7B-40B5-8EC4-662611F80C5B}" time="2026-05-18T09:51:57.686Z">
        <t:Attribution userId="S::mukatanu@sutherlandglobal.com::74fcf04f-6f7e-4028-8ec9-11ea046ea09f" userProvider="AD" userName="Atanu Mukherjee"/>
        <t:Anchor>
          <t:Comment id="997000720"/>
        </t:Anchor>
        <t:Assign userId="S::gsaiki@sutherlandglobal.com::ca002b28-66a9-4789-bd53-f72fdd0ba261" userProvider="AD" userName="G Sai Kiran Kiran"/>
      </t:Event>
      <t:Event id="{DF32E302-E0A4-497F-89E9-22A3151F24FF}" time="2026-05-18T09:51:57.686Z">
        <t:Attribution userId="S::mukatanu@sutherlandglobal.com::74fcf04f-6f7e-4028-8ec9-11ea046ea09f" userProvider="AD" userName="Atanu Mukherjee"/>
        <t:Anchor>
          <t:Comment id="997000720"/>
        </t:Anchor>
        <t:SetTitle title="@G Sai Kiran Kiran , @Syed Munawwer - complete this by 19/05"/>
      </t:Event>
    </t:History>
  </t:Task>
  <t:Task id="{0DEDE405-E197-4E7B-81EA-51708600856A}">
    <t:Anchor>
      <t:Comment id="1998333363"/>
    </t:Anchor>
    <t:History>
      <t:Event id="{C8F8DCF9-F6CA-40A6-B51C-20922BB1BD05}" time="2026-05-18T09:52:37.851Z">
        <t:Attribution userId="S::mukatanu@sutherlandglobal.com::74fcf04f-6f7e-4028-8ec9-11ea046ea09f" userProvider="AD" userName="Atanu Mukherjee"/>
        <t:Anchor>
          <t:Comment id="1998333363"/>
        </t:Anchor>
        <t:Create/>
      </t:Event>
      <t:Event id="{223039A3-1DA3-477B-B65F-6777EA5EED42}" time="2026-05-18T09:52:37.851Z">
        <t:Attribution userId="S::mukatanu@sutherlandglobal.com::74fcf04f-6f7e-4028-8ec9-11ea046ea09f" userProvider="AD" userName="Atanu Mukherjee"/>
        <t:Anchor>
          <t:Comment id="1998333363"/>
        </t:Anchor>
        <t:Assign userId="S::gsaiki@sutherlandglobal.com::ca002b28-66a9-4789-bd53-f72fdd0ba261" userProvider="AD" userName="G Sai Kiran Kiran"/>
      </t:Event>
      <t:Event id="{9F6B615A-59C6-4D94-8F39-022C6BED65C0}" time="2026-05-18T09:52:37.851Z">
        <t:Attribution userId="S::mukatanu@sutherlandglobal.com::74fcf04f-6f7e-4028-8ec9-11ea046ea09f" userProvider="AD" userName="Atanu Mukherjee"/>
        <t:Anchor>
          <t:Comment id="1998333363"/>
        </t:Anchor>
        <t:SetTitle title="@G Sai Kiran Kiran , @Syed Munawwer complete by 19/05"/>
      </t:Event>
    </t:History>
  </t:Task>
  <t:Task id="{DF544607-57E9-4D03-91C9-EEA5952A2D72}">
    <t:Anchor>
      <t:Comment id="512481842"/>
    </t:Anchor>
    <t:History>
      <t:Event id="{ABB3B388-9E17-4779-B7D7-CEDB649B3482}" time="2026-05-18T09:55:30.998Z">
        <t:Attribution userId="S::mukatanu@sutherlandglobal.com::74fcf04f-6f7e-4028-8ec9-11ea046ea09f" userProvider="AD" userName="Atanu Mukherjee"/>
        <t:Anchor>
          <t:Comment id="512481842"/>
        </t:Anchor>
        <t:Create/>
      </t:Event>
      <t:Event id="{9E79E358-72E6-484C-9D10-D428926C4E02}" time="2026-05-18T09:55:30.998Z">
        <t:Attribution userId="S::mukatanu@sutherlandglobal.com::74fcf04f-6f7e-4028-8ec9-11ea046ea09f" userProvider="AD" userName="Atanu Mukherjee"/>
        <t:Anchor>
          <t:Comment id="512481842"/>
        </t:Anchor>
        <t:Assign userId="S::ismyousu@sutherlandglobal.com::8a43e2af-84e6-4441-86dd-464b4b879c34" userProvider="AD" userName="Yousuf Sait Ismail"/>
      </t:Event>
      <t:Event id="{1698490A-B007-4525-B6D3-A8C44BCB9C93}" time="2026-05-18T09:55:30.998Z">
        <t:Attribution userId="S::mukatanu@sutherlandglobal.com::74fcf04f-6f7e-4028-8ec9-11ea046ea09f" userProvider="AD" userName="Atanu Mukherjee"/>
        <t:Anchor>
          <t:Comment id="512481842"/>
        </t:Anchor>
        <t:SetTitle title="@Yousuf Sait Ismail - complete by 19/05"/>
      </t:Event>
    </t:History>
  </t:Task>
  <t:Task id="{A14641BB-97C7-43D5-8E32-EF6FD3DDF188}">
    <t:Anchor>
      <t:Comment id="205677866"/>
    </t:Anchor>
    <t:History>
      <t:Event id="{9609E027-7A7B-48A6-8864-34C27DBE7FC1}" time="2026-05-18T09:53:09.297Z">
        <t:Attribution userId="S::mukatanu@sutherlandglobal.com::74fcf04f-6f7e-4028-8ec9-11ea046ea09f" userProvider="AD" userName="Atanu Mukherjee"/>
        <t:Anchor>
          <t:Comment id="205677866"/>
        </t:Anchor>
        <t:Create/>
      </t:Event>
      <t:Event id="{EB7C8FF5-2F35-4C4B-948C-B00239212498}" time="2026-05-18T09:53:09.297Z">
        <t:Attribution userId="S::mukatanu@sutherlandglobal.com::74fcf04f-6f7e-4028-8ec9-11ea046ea09f" userProvider="AD" userName="Atanu Mukherjee"/>
        <t:Anchor>
          <t:Comment id="205677866"/>
        </t:Anchor>
        <t:Assign userId="S::supsupri@sutherlandglobal.com::2eb8499a-910f-41e4-801a-9eb7fd69f58b" userProvider="AD" userName="Supriya Kanneda Supriya"/>
      </t:Event>
      <t:Event id="{09E65343-475E-4D6F-A83A-51D7DD7FC1C3}" time="2026-05-18T09:53:09.297Z">
        <t:Attribution userId="S::mukatanu@sutherlandglobal.com::74fcf04f-6f7e-4028-8ec9-11ea046ea09f" userProvider="AD" userName="Atanu Mukherjee"/>
        <t:Anchor>
          <t:Comment id="205677866"/>
        </t:Anchor>
        <t:SetTitle title="@Supriya Kanneda Supriya - complete by 19/05"/>
      </t:Event>
    </t:History>
  </t:Task>
  <t:Task id="{5BA9DDC0-3209-4E43-A29A-987C74AE6CE5}">
    <t:Anchor>
      <t:Comment id="116770705"/>
    </t:Anchor>
    <t:History>
      <t:Event id="{4B61C46E-1177-458E-A14F-8DA059171240}" time="2026-05-18T09:53:56.776Z">
        <t:Attribution userId="S::mukatanu@sutherlandglobal.com::74fcf04f-6f7e-4028-8ec9-11ea046ea09f" userProvider="AD" userName="Atanu Mukherjee"/>
        <t:Anchor>
          <t:Comment id="116770705"/>
        </t:Anchor>
        <t:Create/>
      </t:Event>
      <t:Event id="{E8B45501-75FA-43CB-8853-62C4E7DE4D66}" time="2026-05-18T09:53:56.776Z">
        <t:Attribution userId="S::mukatanu@sutherlandglobal.com::74fcf04f-6f7e-4028-8ec9-11ea046ea09f" userProvider="AD" userName="Atanu Mukherjee"/>
        <t:Anchor>
          <t:Comment id="116770705"/>
        </t:Anchor>
        <t:Assign userId="S::mukatanu@sutherlandglobal.com::74fcf04f-6f7e-4028-8ec9-11ea046ea09f" userProvider="AD" userName="Atanu Mukherjee"/>
      </t:Event>
      <t:Event id="{CEDEA270-59C2-49C9-A451-5547A657CFE7}" time="2026-05-18T09:53:56.776Z">
        <t:Attribution userId="S::mukatanu@sutherlandglobal.com::74fcf04f-6f7e-4028-8ec9-11ea046ea09f" userProvider="AD" userName="Atanu Mukherjee"/>
        <t:Anchor>
          <t:Comment id="116770705"/>
        </t:Anchor>
        <t:SetTitle title="@Atanu Mukherjee - complete by 19/05"/>
      </t:Event>
    </t:History>
  </t:Task>
  <t:Task id="{B525D2CA-2087-4FE9-A160-57EA4DD36F9B}">
    <t:Anchor>
      <t:Comment id="1089495955"/>
    </t:Anchor>
    <t:History>
      <t:Event id="{C56BF1D7-9A12-468C-B6CB-93C46829D6AA}" time="2026-05-18T09:54:56.062Z">
        <t:Attribution userId="S::mukatanu@sutherlandglobal.com::74fcf04f-6f7e-4028-8ec9-11ea046ea09f" userProvider="AD" userName="Atanu Mukherjee"/>
        <t:Anchor>
          <t:Comment id="1089495955"/>
        </t:Anchor>
        <t:Create/>
      </t:Event>
      <t:Event id="{74A9CB2B-1D05-4FE0-8DBB-7370EA42CCE1}" time="2026-05-18T09:54:56.062Z">
        <t:Attribution userId="S::mukatanu@sutherlandglobal.com::74fcf04f-6f7e-4028-8ec9-11ea046ea09f" userProvider="AD" userName="Atanu Mukherjee"/>
        <t:Anchor>
          <t:Comment id="1089495955"/>
        </t:Anchor>
        <t:Assign userId="S::ismyousu@sutherlandglobal.com::8a43e2af-84e6-4441-86dd-464b4b879c34" userProvider="AD" userName="Yousuf Sait Ismail"/>
      </t:Event>
      <t:Event id="{5E80AAF8-5D21-4F1B-B989-D93E21DDB013}" time="2026-05-18T09:54:56.062Z">
        <t:Attribution userId="S::mukatanu@sutherlandglobal.com::74fcf04f-6f7e-4028-8ec9-11ea046ea09f" userProvider="AD" userName="Atanu Mukherjee"/>
        <t:Anchor>
          <t:Comment id="1089495955"/>
        </t:Anchor>
        <t:SetTitle title="@Yousuf Sait Ismail - complete by 19/05"/>
      </t:Event>
    </t:History>
  </t:Task>
  <t:Task id="{B399728E-A7E3-48C0-85AD-57FFB743ACF3}">
    <t:Anchor>
      <t:Comment id="658742971"/>
    </t:Anchor>
    <t:History>
      <t:Event id="{88D8F261-2865-479F-97FA-734E85BF6D63}" time="2026-05-18T09:56:37.39Z">
        <t:Attribution userId="S::mukatanu@sutherlandglobal.com::74fcf04f-6f7e-4028-8ec9-11ea046ea09f" userProvider="AD" userName="Atanu Mukherjee"/>
        <t:Anchor>
          <t:Comment id="658742971"/>
        </t:Anchor>
        <t:Create/>
      </t:Event>
      <t:Event id="{F3D639D7-4AEC-40EE-A6F3-4D496DC24363}" time="2026-05-18T09:56:37.39Z">
        <t:Attribution userId="S::mukatanu@sutherlandglobal.com::74fcf04f-6f7e-4028-8ec9-11ea046ea09f" userProvider="AD" userName="Atanu Mukherjee"/>
        <t:Anchor>
          <t:Comment id="658742971"/>
        </t:Anchor>
        <t:Assign userId="S::dalaruna@sutherlandglobal.com::c0f73cc3-9a84-4cd4-a651-332902a998c9" userProvider="AD" userName="Aruna Kumar Dalai"/>
      </t:Event>
      <t:Event id="{8F793CC9-D21F-413C-B0C2-9D91935E2D65}" time="2026-05-18T09:56:37.39Z">
        <t:Attribution userId="S::mukatanu@sutherlandglobal.com::74fcf04f-6f7e-4028-8ec9-11ea046ea09f" userProvider="AD" userName="Atanu Mukherjee"/>
        <t:Anchor>
          <t:Comment id="658742971"/>
        </t:Anchor>
        <t:SetTitle title="@Aruna Kumar Dalai complete by 10/05"/>
      </t:Event>
    </t:History>
  </t:Task>
  <t:Task id="{69F71073-F2B1-40BA-8DAE-22F7027F20C2}">
    <t:Anchor>
      <t:Comment id="691325379"/>
    </t:Anchor>
    <t:History>
      <t:Event id="{C77C93AA-12CA-4CBE-8F2A-44F82772F417}" time="2026-05-18T09:56:07.536Z">
        <t:Attribution userId="S::mukatanu@sutherlandglobal.com::74fcf04f-6f7e-4028-8ec9-11ea046ea09f" userProvider="AD" userName="Atanu Mukherjee"/>
        <t:Anchor>
          <t:Comment id="691325379"/>
        </t:Anchor>
        <t:Create/>
      </t:Event>
      <t:Event id="{246B7804-CF06-4DB2-AAF6-5307743AD028}" time="2026-05-18T09:56:07.536Z">
        <t:Attribution userId="S::mukatanu@sutherlandglobal.com::74fcf04f-6f7e-4028-8ec9-11ea046ea09f" userProvider="AD" userName="Atanu Mukherjee"/>
        <t:Anchor>
          <t:Comment id="691325379"/>
        </t:Anchor>
        <t:Assign userId="S::dalaruna@sutherlandglobal.com::c0f73cc3-9a84-4cd4-a651-332902a998c9" userProvider="AD" userName="Aruna Kumar Dalai"/>
      </t:Event>
      <t:Event id="{590A2F98-F620-4A2D-98A7-41A2DD4D980E}" time="2026-05-18T09:56:07.536Z">
        <t:Attribution userId="S::mukatanu@sutherlandglobal.com::74fcf04f-6f7e-4028-8ec9-11ea046ea09f" userProvider="AD" userName="Atanu Mukherjee"/>
        <t:Anchor>
          <t:Comment id="691325379"/>
        </t:Anchor>
        <t:SetTitle title="@Aruna Kumar Dalai - complete by 20/05"/>
      </t:Event>
    </t:History>
  </t:Task>
  <t:Task id="{E7F38767-7137-4278-8893-7EB86506E3A6}">
    <t:Anchor>
      <t:Comment id="1502402371"/>
    </t:Anchor>
    <t:History>
      <t:Event id="{E4BD2E78-D6C8-402E-B1A7-A64C4F96C5A9}" time="2026-05-18T09:58:07.91Z">
        <t:Attribution userId="S::mukatanu@sutherlandglobal.com::74fcf04f-6f7e-4028-8ec9-11ea046ea09f" userProvider="AD" userName="Atanu Mukherjee"/>
        <t:Anchor>
          <t:Comment id="1502402371"/>
        </t:Anchor>
        <t:Create/>
      </t:Event>
      <t:Event id="{BC86F85E-1BEE-4019-B184-8E8B3539DCF6}" time="2026-05-18T09:58:07.91Z">
        <t:Attribution userId="S::mukatanu@sutherlandglobal.com::74fcf04f-6f7e-4028-8ec9-11ea046ea09f" userProvider="AD" userName="Atanu Mukherjee"/>
        <t:Anchor>
          <t:Comment id="1502402371"/>
        </t:Anchor>
        <t:Assign userId="S::dalaruna@sutherlandglobal.com::c0f73cc3-9a84-4cd4-a651-332902a998c9" userProvider="AD" userName="Aruna Kumar Dalai"/>
      </t:Event>
      <t:Event id="{45E76429-3F28-4674-BBD2-75CD992B04AD}" time="2026-05-18T09:58:07.91Z">
        <t:Attribution userId="S::mukatanu@sutherlandglobal.com::74fcf04f-6f7e-4028-8ec9-11ea046ea09f" userProvider="AD" userName="Atanu Mukherjee"/>
        <t:Anchor>
          <t:Comment id="1502402371"/>
        </t:Anchor>
        <t:SetTitle title="@Aruna Kumar Dalai - complete by - 20/05"/>
      </t:Event>
    </t:History>
  </t:Task>
  <t:Task id="{73B9262A-F328-43E7-9C89-B73C2C5F58CA}">
    <t:Anchor>
      <t:Comment id="1172191015"/>
    </t:Anchor>
    <t:History>
      <t:Event id="{C6620A37-043E-47D3-B30F-A3B3C1AA20F4}" time="2026-05-18T09:57:38.863Z">
        <t:Attribution userId="S::mukatanu@sutherlandglobal.com::74fcf04f-6f7e-4028-8ec9-11ea046ea09f" userProvider="AD" userName="Atanu Mukherjee"/>
        <t:Anchor>
          <t:Comment id="1172191015"/>
        </t:Anchor>
        <t:Create/>
      </t:Event>
      <t:Event id="{C63687B8-D2FA-4AC2-83BA-08A3180A7050}" time="2026-05-18T09:57:38.863Z">
        <t:Attribution userId="S::mukatanu@sutherlandglobal.com::74fcf04f-6f7e-4028-8ec9-11ea046ea09f" userProvider="AD" userName="Atanu Mukherjee"/>
        <t:Anchor>
          <t:Comment id="1172191015"/>
        </t:Anchor>
        <t:Assign userId="S::munsyed1@sutherlandglobal.com::46d8fe2e-325b-4c3c-98e8-07dfdc082552" userProvider="AD" userName="Syed Munawwer"/>
      </t:Event>
      <t:Event id="{FAC0D73C-DD38-4B35-88C7-536F91CC50A7}" time="2026-05-18T09:57:38.863Z">
        <t:Attribution userId="S::mukatanu@sutherlandglobal.com::74fcf04f-6f7e-4028-8ec9-11ea046ea09f" userProvider="AD" userName="Atanu Mukherjee"/>
        <t:Anchor>
          <t:Comment id="1172191015"/>
        </t:Anchor>
        <t:SetTitle title="@Syed Munawwer complete by 20/05"/>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B5A465DC2D4D47BC8D089399D93C9D" ma:contentTypeVersion="22" ma:contentTypeDescription="Create a new document." ma:contentTypeScope="" ma:versionID="42a54bca4cf0ebd8fd91d72baafb071a">
  <xsd:schema xmlns:xsd="http://www.w3.org/2001/XMLSchema" xmlns:xs="http://www.w3.org/2001/XMLSchema" xmlns:p="http://schemas.microsoft.com/office/2006/metadata/properties" xmlns:ns1="http://schemas.microsoft.com/sharepoint/v3" xmlns:ns2="952079a1-1fc9-420f-80f1-b727fd770f95" xmlns:ns3="c17fc81a-0b65-43ee-add6-72e26b31f933" targetNamespace="http://schemas.microsoft.com/office/2006/metadata/properties" ma:root="true" ma:fieldsID="cca71371ff8b308a86c19aa3ca61167a" ns1:_="" ns2:_="" ns3:_="">
    <xsd:import namespace="http://schemas.microsoft.com/sharepoint/v3"/>
    <xsd:import namespace="952079a1-1fc9-420f-80f1-b727fd770f95"/>
    <xsd:import namespace="c17fc81a-0b65-43ee-add6-72e26b31f9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Projec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2079a1-1fc9-420f-80f1-b727fd770f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ProjectID" ma:index="29" nillable="true" ma:displayName="Project ID" ma:format="Dropdown" ma:internalName="ProjectID">
      <xsd:simpleType>
        <xsd:restriction base="dms:Text">
          <xsd:maxLength value="6"/>
        </xsd:restriction>
      </xsd:simpleType>
    </xsd:element>
  </xsd:schema>
  <xsd:schema xmlns:xsd="http://www.w3.org/2001/XMLSchema" xmlns:xs="http://www.w3.org/2001/XMLSchema" xmlns:dms="http://schemas.microsoft.com/office/2006/documentManagement/types" xmlns:pc="http://schemas.microsoft.com/office/infopath/2007/PartnerControls" targetNamespace="c17fc81a-0b65-43ee-add6-72e26b31f9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596b621-a687-4c56-bb51-4dde7c2ae3f9}" ma:internalName="TaxCatchAll" ma:showField="CatchAllData" ma:web="c17fc81a-0b65-43ee-add6-72e26b31f9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52079a1-1fc9-420f-80f1-b727fd770f95">
      <Terms xmlns="http://schemas.microsoft.com/office/infopath/2007/PartnerControls"/>
    </lcf76f155ced4ddcb4097134ff3c332f>
    <_ip_UnifiedCompliancePolicyProperties xmlns="http://schemas.microsoft.com/sharepoint/v3" xsi:nil="true"/>
    <ProjectID xmlns="952079a1-1fc9-420f-80f1-b727fd770f95" xsi:nil="true"/>
    <TaxCatchAll xmlns="c17fc81a-0b65-43ee-add6-72e26b31f9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11106C-D71A-4FB1-B609-DECBCF7147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52079a1-1fc9-420f-80f1-b727fd770f95"/>
    <ds:schemaRef ds:uri="c17fc81a-0b65-43ee-add6-72e26b31f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38F41F-F2DF-49C6-84EC-F509AD3FACFB}">
  <ds:schemaRefs>
    <ds:schemaRef ds:uri="http://schemas.microsoft.com/office/2006/metadata/properties"/>
    <ds:schemaRef ds:uri="http://schemas.microsoft.com/office/infopath/2007/PartnerControls"/>
    <ds:schemaRef ds:uri="http://schemas.microsoft.com/sharepoint/v3"/>
    <ds:schemaRef ds:uri="952079a1-1fc9-420f-80f1-b727fd770f95"/>
    <ds:schemaRef ds:uri="c17fc81a-0b65-43ee-add6-72e26b31f933"/>
  </ds:schemaRefs>
</ds:datastoreItem>
</file>

<file path=customXml/itemProps3.xml><?xml version="1.0" encoding="utf-8"?>
<ds:datastoreItem xmlns:ds="http://schemas.openxmlformats.org/officeDocument/2006/customXml" ds:itemID="{802EF2D5-3108-468B-9CCC-C43ACF47F1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6471</Words>
  <Characters>36890</Characters>
  <Application>Microsoft Office Word</Application>
  <DocSecurity>4</DocSecurity>
  <Lines>307</Lines>
  <Paragraphs>86</Paragraphs>
  <ScaleCrop>false</ScaleCrop>
  <Company>SutherlandGlobalService.com</Company>
  <LinksUpToDate>false</LinksUpToDate>
  <CharactersWithSpaces>43275</CharactersWithSpaces>
  <SharedDoc>false</SharedDoc>
  <HLinks>
    <vt:vector size="96" baseType="variant">
      <vt:variant>
        <vt:i4>3801168</vt:i4>
      </vt:variant>
      <vt:variant>
        <vt:i4>45</vt:i4>
      </vt:variant>
      <vt:variant>
        <vt:i4>0</vt:i4>
      </vt:variant>
      <vt:variant>
        <vt:i4>5</vt:i4>
      </vt:variant>
      <vt:variant>
        <vt:lpwstr>mailto:munsyed1@sutherlandglobal.com</vt:lpwstr>
      </vt:variant>
      <vt:variant>
        <vt:lpwstr/>
      </vt:variant>
      <vt:variant>
        <vt:i4>3145750</vt:i4>
      </vt:variant>
      <vt:variant>
        <vt:i4>42</vt:i4>
      </vt:variant>
      <vt:variant>
        <vt:i4>0</vt:i4>
      </vt:variant>
      <vt:variant>
        <vt:i4>5</vt:i4>
      </vt:variant>
      <vt:variant>
        <vt:lpwstr>mailto:dalaruna@sutherlandglobal.com</vt:lpwstr>
      </vt:variant>
      <vt:variant>
        <vt:lpwstr/>
      </vt:variant>
      <vt:variant>
        <vt:i4>3145750</vt:i4>
      </vt:variant>
      <vt:variant>
        <vt:i4>39</vt:i4>
      </vt:variant>
      <vt:variant>
        <vt:i4>0</vt:i4>
      </vt:variant>
      <vt:variant>
        <vt:i4>5</vt:i4>
      </vt:variant>
      <vt:variant>
        <vt:lpwstr>mailto:dalaruna@sutherlandglobal.com</vt:lpwstr>
      </vt:variant>
      <vt:variant>
        <vt:lpwstr/>
      </vt:variant>
      <vt:variant>
        <vt:i4>3145750</vt:i4>
      </vt:variant>
      <vt:variant>
        <vt:i4>36</vt:i4>
      </vt:variant>
      <vt:variant>
        <vt:i4>0</vt:i4>
      </vt:variant>
      <vt:variant>
        <vt:i4>5</vt:i4>
      </vt:variant>
      <vt:variant>
        <vt:lpwstr>mailto:dalaruna@sutherlandglobal.com</vt:lpwstr>
      </vt:variant>
      <vt:variant>
        <vt:lpwstr/>
      </vt:variant>
      <vt:variant>
        <vt:i4>3932168</vt:i4>
      </vt:variant>
      <vt:variant>
        <vt:i4>33</vt:i4>
      </vt:variant>
      <vt:variant>
        <vt:i4>0</vt:i4>
      </vt:variant>
      <vt:variant>
        <vt:i4>5</vt:i4>
      </vt:variant>
      <vt:variant>
        <vt:lpwstr>mailto:ismyousu@sutherlandglobal.com</vt:lpwstr>
      </vt:variant>
      <vt:variant>
        <vt:lpwstr/>
      </vt:variant>
      <vt:variant>
        <vt:i4>3932168</vt:i4>
      </vt:variant>
      <vt:variant>
        <vt:i4>30</vt:i4>
      </vt:variant>
      <vt:variant>
        <vt:i4>0</vt:i4>
      </vt:variant>
      <vt:variant>
        <vt:i4>5</vt:i4>
      </vt:variant>
      <vt:variant>
        <vt:lpwstr>mailto:ismyousu@sutherlandglobal.com</vt:lpwstr>
      </vt:variant>
      <vt:variant>
        <vt:lpwstr/>
      </vt:variant>
      <vt:variant>
        <vt:i4>4128799</vt:i4>
      </vt:variant>
      <vt:variant>
        <vt:i4>27</vt:i4>
      </vt:variant>
      <vt:variant>
        <vt:i4>0</vt:i4>
      </vt:variant>
      <vt:variant>
        <vt:i4>5</vt:i4>
      </vt:variant>
      <vt:variant>
        <vt:lpwstr>mailto:murambik@sutherlandglobal.com</vt:lpwstr>
      </vt:variant>
      <vt:variant>
        <vt:lpwstr/>
      </vt:variant>
      <vt:variant>
        <vt:i4>3670018</vt:i4>
      </vt:variant>
      <vt:variant>
        <vt:i4>24</vt:i4>
      </vt:variant>
      <vt:variant>
        <vt:i4>0</vt:i4>
      </vt:variant>
      <vt:variant>
        <vt:i4>5</vt:i4>
      </vt:variant>
      <vt:variant>
        <vt:lpwstr>mailto:mukatanu@sutherlandglobal.com</vt:lpwstr>
      </vt:variant>
      <vt:variant>
        <vt:lpwstr/>
      </vt:variant>
      <vt:variant>
        <vt:i4>2097181</vt:i4>
      </vt:variant>
      <vt:variant>
        <vt:i4>21</vt:i4>
      </vt:variant>
      <vt:variant>
        <vt:i4>0</vt:i4>
      </vt:variant>
      <vt:variant>
        <vt:i4>5</vt:i4>
      </vt:variant>
      <vt:variant>
        <vt:lpwstr>mailto:supsupri@sutherlandglobal.com</vt:lpwstr>
      </vt:variant>
      <vt:variant>
        <vt:lpwstr/>
      </vt:variant>
      <vt:variant>
        <vt:i4>2097181</vt:i4>
      </vt:variant>
      <vt:variant>
        <vt:i4>18</vt:i4>
      </vt:variant>
      <vt:variant>
        <vt:i4>0</vt:i4>
      </vt:variant>
      <vt:variant>
        <vt:i4>5</vt:i4>
      </vt:variant>
      <vt:variant>
        <vt:lpwstr>mailto:supsupri@sutherlandglobal.com</vt:lpwstr>
      </vt:variant>
      <vt:variant>
        <vt:lpwstr/>
      </vt:variant>
      <vt:variant>
        <vt:i4>3801168</vt:i4>
      </vt:variant>
      <vt:variant>
        <vt:i4>15</vt:i4>
      </vt:variant>
      <vt:variant>
        <vt:i4>0</vt:i4>
      </vt:variant>
      <vt:variant>
        <vt:i4>5</vt:i4>
      </vt:variant>
      <vt:variant>
        <vt:lpwstr>mailto:munsyed1@sutherlandglobal.com</vt:lpwstr>
      </vt:variant>
      <vt:variant>
        <vt:lpwstr/>
      </vt:variant>
      <vt:variant>
        <vt:i4>4784241</vt:i4>
      </vt:variant>
      <vt:variant>
        <vt:i4>12</vt:i4>
      </vt:variant>
      <vt:variant>
        <vt:i4>0</vt:i4>
      </vt:variant>
      <vt:variant>
        <vt:i4>5</vt:i4>
      </vt:variant>
      <vt:variant>
        <vt:lpwstr>mailto:gsaiki@sutherlandglobal.com</vt:lpwstr>
      </vt:variant>
      <vt:variant>
        <vt:lpwstr/>
      </vt:variant>
      <vt:variant>
        <vt:i4>3801168</vt:i4>
      </vt:variant>
      <vt:variant>
        <vt:i4>9</vt:i4>
      </vt:variant>
      <vt:variant>
        <vt:i4>0</vt:i4>
      </vt:variant>
      <vt:variant>
        <vt:i4>5</vt:i4>
      </vt:variant>
      <vt:variant>
        <vt:lpwstr>mailto:munsyed1@sutherlandglobal.com</vt:lpwstr>
      </vt:variant>
      <vt:variant>
        <vt:lpwstr/>
      </vt:variant>
      <vt:variant>
        <vt:i4>4784241</vt:i4>
      </vt:variant>
      <vt:variant>
        <vt:i4>6</vt:i4>
      </vt:variant>
      <vt:variant>
        <vt:i4>0</vt:i4>
      </vt:variant>
      <vt:variant>
        <vt:i4>5</vt:i4>
      </vt:variant>
      <vt:variant>
        <vt:lpwstr>mailto:gsaiki@sutherlandglobal.com</vt:lpwstr>
      </vt:variant>
      <vt:variant>
        <vt:lpwstr/>
      </vt:variant>
      <vt:variant>
        <vt:i4>4128799</vt:i4>
      </vt:variant>
      <vt:variant>
        <vt:i4>3</vt:i4>
      </vt:variant>
      <vt:variant>
        <vt:i4>0</vt:i4>
      </vt:variant>
      <vt:variant>
        <vt:i4>5</vt:i4>
      </vt:variant>
      <vt:variant>
        <vt:lpwstr>mailto:murambik@sutherlandglobal.com</vt:lpwstr>
      </vt:variant>
      <vt:variant>
        <vt:lpwstr/>
      </vt:variant>
      <vt:variant>
        <vt:i4>3145750</vt:i4>
      </vt:variant>
      <vt:variant>
        <vt:i4>0</vt:i4>
      </vt:variant>
      <vt:variant>
        <vt:i4>0</vt:i4>
      </vt:variant>
      <vt:variant>
        <vt:i4>5</vt:i4>
      </vt:variant>
      <vt:variant>
        <vt:lpwstr>mailto:dalaruna@sutherlandglobal.com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Atanu Mukherjee</cp:lastModifiedBy>
  <cp:revision>19</cp:revision>
  <dcterms:created xsi:type="dcterms:W3CDTF">2026-04-20T12:10:00Z</dcterms:created>
  <dcterms:modified xsi:type="dcterms:W3CDTF">2026-05-18T10:02:00Z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0x0101003EB5A465DC2D4D47BC8D089399D93C9D</vt:lpwstr>
  </property>
  <property fmtid="{D5CDD505-2E9C-101B-9397-08002B2CF9AE}" pid="3" name="MediaServiceImageTags">
    <vt:lpwstr/>
  </property>
</Properties>
</file>